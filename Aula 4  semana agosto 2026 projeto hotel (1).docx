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96C32" w14:textId="4832B8D4" w:rsidR="00C63931" w:rsidRPr="00C90729" w:rsidRDefault="00206623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C90729">
        <w:rPr>
          <w:rFonts w:ascii="Times New Roman" w:hAnsi="Times New Roman" w:cs="Times New Roman"/>
          <w:sz w:val="24"/>
          <w:szCs w:val="24"/>
        </w:rPr>
        <w:t xml:space="preserve">Aula </w:t>
      </w:r>
      <w:proofErr w:type="gramStart"/>
      <w:r w:rsidRPr="00C90729">
        <w:rPr>
          <w:rFonts w:ascii="Times New Roman" w:hAnsi="Times New Roman" w:cs="Times New Roman"/>
          <w:sz w:val="24"/>
          <w:szCs w:val="24"/>
        </w:rPr>
        <w:t>4  semana</w:t>
      </w:r>
      <w:proofErr w:type="gramEnd"/>
      <w:r w:rsidRPr="00C90729">
        <w:rPr>
          <w:rFonts w:ascii="Times New Roman" w:hAnsi="Times New Roman" w:cs="Times New Roman"/>
          <w:sz w:val="24"/>
          <w:szCs w:val="24"/>
        </w:rPr>
        <w:t xml:space="preserve"> agosto 2026</w:t>
      </w:r>
    </w:p>
    <w:p w14:paraId="5CE9797A" w14:textId="5F0A1454" w:rsidR="00206623" w:rsidRPr="00C90729" w:rsidRDefault="00206623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C90729">
        <w:rPr>
          <w:rFonts w:ascii="Times New Roman" w:hAnsi="Times New Roman" w:cs="Times New Roman"/>
          <w:sz w:val="24"/>
          <w:szCs w:val="24"/>
        </w:rPr>
        <w:t>PROJETO HOTEL</w:t>
      </w:r>
    </w:p>
    <w:p w14:paraId="20BABB8D" w14:textId="5F48AEED" w:rsidR="00206623" w:rsidRPr="00C90729" w:rsidRDefault="00206623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C90729">
        <w:rPr>
          <w:rFonts w:ascii="Times New Roman" w:hAnsi="Times New Roman" w:cs="Times New Roman"/>
          <w:sz w:val="24"/>
          <w:szCs w:val="24"/>
        </w:rPr>
        <w:t>-ABRIR o painel XAMPP e iniciar o APACHE + MYSQL</w:t>
      </w:r>
    </w:p>
    <w:p w14:paraId="643FCA11" w14:textId="6EFDC51B" w:rsidR="00206623" w:rsidRDefault="00206623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C90729">
        <w:rPr>
          <w:rFonts w:ascii="Times New Roman" w:hAnsi="Times New Roman" w:cs="Times New Roman"/>
          <w:sz w:val="24"/>
          <w:szCs w:val="24"/>
        </w:rPr>
        <w:t>-ABRIR O VISUAL STUDIO CODE</w:t>
      </w:r>
    </w:p>
    <w:p w14:paraId="187F83B1" w14:textId="1C3FA24D" w:rsidR="00692FBD" w:rsidRDefault="00692FBD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-ABRIR PROMPT DE COMANDO</w:t>
      </w:r>
    </w:p>
    <w:p w14:paraId="50422011" w14:textId="310FC79B" w:rsidR="00692FBD" w:rsidRDefault="00692FBD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EXECUTAR COMANDO CD\</w:t>
      </w:r>
    </w:p>
    <w:p w14:paraId="456947FF" w14:textId="70118D50" w:rsidR="00692FBD" w:rsidRDefault="00692FBD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-EXECUTAR CD XAMPP\MYSQL\BIN</w:t>
      </w:r>
    </w:p>
    <w:p w14:paraId="60AD0A0E" w14:textId="6C672614" w:rsidR="00692FBD" w:rsidRDefault="00692FBD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-EXECUTAR MYSQL -U ROOT</w:t>
      </w:r>
    </w:p>
    <w:p w14:paraId="4C2CBC62" w14:textId="77777777" w:rsidR="00692FBD" w:rsidRPr="00C90729" w:rsidRDefault="00692FBD" w:rsidP="00204AD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15CD03" w14:textId="6A6692AD" w:rsidR="00206623" w:rsidRPr="00C90729" w:rsidRDefault="00206623" w:rsidP="00204AD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15E597" w14:textId="1C3B1EF5" w:rsidR="00206623" w:rsidRPr="00C90729" w:rsidRDefault="00E14AAD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C90729">
        <w:rPr>
          <w:rFonts w:ascii="Times New Roman" w:hAnsi="Times New Roman" w:cs="Times New Roman"/>
          <w:sz w:val="24"/>
          <w:szCs w:val="24"/>
        </w:rPr>
        <w:t xml:space="preserve">CRIANDO UM BANCO DE DADOS </w:t>
      </w:r>
      <w:proofErr w:type="spellStart"/>
      <w:r w:rsidRPr="00C90729">
        <w:rPr>
          <w:rFonts w:ascii="Times New Roman" w:hAnsi="Times New Roman" w:cs="Times New Roman"/>
          <w:sz w:val="24"/>
          <w:szCs w:val="24"/>
        </w:rPr>
        <w:t>hotel_db</w:t>
      </w:r>
      <w:proofErr w:type="spellEnd"/>
    </w:p>
    <w:p w14:paraId="231F634A" w14:textId="5BBAB590" w:rsidR="00E14AAD" w:rsidRPr="00C90729" w:rsidRDefault="00E14AAD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C90729">
        <w:rPr>
          <w:rFonts w:ascii="Times New Roman" w:hAnsi="Times New Roman" w:cs="Times New Roman"/>
          <w:sz w:val="24"/>
          <w:szCs w:val="24"/>
        </w:rPr>
        <w:t>Iniciando o prompt de comando do Windows:</w:t>
      </w:r>
    </w:p>
    <w:p w14:paraId="24D444BC" w14:textId="0DBF6141" w:rsidR="00E14AAD" w:rsidRPr="00C90729" w:rsidRDefault="00E14AAD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C90729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C90729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C90729">
        <w:rPr>
          <w:rFonts w:ascii="Times New Roman" w:hAnsi="Times New Roman" w:cs="Times New Roman"/>
          <w:sz w:val="24"/>
          <w:szCs w:val="24"/>
        </w:rPr>
        <w:t xml:space="preserve"> prompt para chegar no meu objetivo que é </w:t>
      </w:r>
      <w:r w:rsidR="00C90729">
        <w:rPr>
          <w:rFonts w:ascii="Times New Roman" w:hAnsi="Times New Roman" w:cs="Times New Roman"/>
          <w:sz w:val="24"/>
          <w:szCs w:val="24"/>
        </w:rPr>
        <w:t>criar o BD n</w:t>
      </w:r>
      <w:r w:rsidRPr="00C90729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C90729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90729">
        <w:rPr>
          <w:rFonts w:ascii="Times New Roman" w:hAnsi="Times New Roman" w:cs="Times New Roman"/>
          <w:sz w:val="24"/>
          <w:szCs w:val="24"/>
        </w:rPr>
        <w:t>, então:</w:t>
      </w:r>
    </w:p>
    <w:p w14:paraId="485BA76B" w14:textId="77777777" w:rsidR="00E14AAD" w:rsidRPr="00C90729" w:rsidRDefault="00E14AAD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C90729">
        <w:rPr>
          <w:rFonts w:ascii="Times New Roman" w:hAnsi="Times New Roman" w:cs="Times New Roman"/>
          <w:sz w:val="24"/>
          <w:szCs w:val="24"/>
        </w:rPr>
        <w:t xml:space="preserve">C:\XAMPP\MYSQL e </w:t>
      </w:r>
    </w:p>
    <w:p w14:paraId="518A4FC1" w14:textId="70B2CB86" w:rsidR="00E14AAD" w:rsidRPr="00C90729" w:rsidRDefault="00E14AAD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C90729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C90729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C90729">
        <w:rPr>
          <w:rFonts w:ascii="Times New Roman" w:hAnsi="Times New Roman" w:cs="Times New Roman"/>
          <w:sz w:val="24"/>
          <w:szCs w:val="24"/>
        </w:rPr>
        <w:t xml:space="preserve"> mesmo prompt para </w:t>
      </w:r>
      <w:r w:rsidR="00C90729" w:rsidRPr="00C90729">
        <w:rPr>
          <w:rFonts w:ascii="Times New Roman" w:hAnsi="Times New Roman" w:cs="Times New Roman"/>
          <w:sz w:val="24"/>
          <w:szCs w:val="24"/>
        </w:rPr>
        <w:t>criar meus arquivos vou com</w:t>
      </w:r>
    </w:p>
    <w:p w14:paraId="0F254BC6" w14:textId="0202C579" w:rsidR="00E14AAD" w:rsidRDefault="00E14AAD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C90729">
        <w:rPr>
          <w:rFonts w:ascii="Times New Roman" w:hAnsi="Times New Roman" w:cs="Times New Roman"/>
          <w:sz w:val="24"/>
          <w:szCs w:val="24"/>
        </w:rPr>
        <w:t>C:\XAMPP\HTDOCS</w:t>
      </w:r>
    </w:p>
    <w:p w14:paraId="3F5E51AE" w14:textId="7EC49EC9" w:rsidR="00C90729" w:rsidRDefault="00C90729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Digitar CD\ e dar </w:t>
      </w:r>
      <w:proofErr w:type="spellStart"/>
      <w:r>
        <w:rPr>
          <w:rFonts w:ascii="Times New Roman" w:hAnsi="Times New Roman" w:cs="Times New Roman"/>
          <w:sz w:val="24"/>
          <w:szCs w:val="24"/>
        </w:rPr>
        <w:t>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prompt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change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mudar diretório(pasta)</w:t>
      </w:r>
    </w:p>
    <w:p w14:paraId="580C6EE5" w14:textId="6003419C" w:rsidR="00C90729" w:rsidRDefault="00C90729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tela irá para a pasta raiz:</w:t>
      </w:r>
    </w:p>
    <w:p w14:paraId="77F8F57B" w14:textId="15187782" w:rsidR="00C90729" w:rsidRDefault="00C90729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C:\&gt;</w:t>
      </w:r>
    </w:p>
    <w:p w14:paraId="66AD61AF" w14:textId="45B04A75" w:rsidR="00C90729" w:rsidRDefault="00C90729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Digito </w:t>
      </w:r>
      <w:proofErr w:type="spellStart"/>
      <w:r>
        <w:rPr>
          <w:rFonts w:ascii="Times New Roman" w:hAnsi="Times New Roman" w:cs="Times New Roman"/>
          <w:sz w:val="24"/>
          <w:szCs w:val="24"/>
        </w:rPr>
        <w:t>cd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xampp</w:t>
      </w:r>
      <w:proofErr w:type="spellEnd"/>
      <w:r>
        <w:rPr>
          <w:rFonts w:ascii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</w:rPr>
        <w:t>\bin</w:t>
      </w:r>
      <w:r w:rsidR="004E2477">
        <w:rPr>
          <w:rFonts w:ascii="Times New Roman" w:hAnsi="Times New Roman" w:cs="Times New Roman"/>
          <w:sz w:val="24"/>
          <w:szCs w:val="24"/>
        </w:rPr>
        <w:t xml:space="preserve"> dou </w:t>
      </w:r>
      <w:proofErr w:type="spellStart"/>
      <w:r w:rsidR="004E2477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="004E2477">
        <w:rPr>
          <w:rFonts w:ascii="Times New Roman" w:hAnsi="Times New Roman" w:cs="Times New Roman"/>
          <w:sz w:val="24"/>
          <w:szCs w:val="24"/>
        </w:rPr>
        <w:t xml:space="preserve"> e entro na bin</w:t>
      </w:r>
    </w:p>
    <w:p w14:paraId="17253B34" w14:textId="3C7A5C4E" w:rsidR="004E2477" w:rsidRDefault="004E2477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4E2477">
        <w:rPr>
          <w:rFonts w:ascii="Times New Roman" w:hAnsi="Times New Roman" w:cs="Times New Roman"/>
          <w:sz w:val="24"/>
          <w:szCs w:val="24"/>
        </w:rPr>
        <w:t>C:\xampp\mysql\bin&gt;</w:t>
      </w:r>
    </w:p>
    <w:p w14:paraId="7D73C265" w14:textId="28766046" w:rsidR="00C90729" w:rsidRDefault="004E2477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ir até a pasta bin, </w:t>
      </w:r>
      <w:proofErr w:type="spellStart"/>
      <w:r>
        <w:rPr>
          <w:rFonts w:ascii="Times New Roman" w:hAnsi="Times New Roman" w:cs="Times New Roman"/>
          <w:sz w:val="24"/>
          <w:szCs w:val="24"/>
        </w:rPr>
        <w:t>pq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preciso do aplicativo 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está dentro dela (bin).</w:t>
      </w:r>
    </w:p>
    <w:p w14:paraId="0BDFC063" w14:textId="112DA8E0" w:rsidR="004E2477" w:rsidRDefault="004E2477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Digito 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dou um espaço</w:t>
      </w:r>
    </w:p>
    <w:p w14:paraId="60583671" w14:textId="3D33EB89" w:rsidR="004E2477" w:rsidRDefault="004E2477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4E2477">
        <w:rPr>
          <w:rFonts w:ascii="Times New Roman" w:hAnsi="Times New Roman" w:cs="Times New Roman"/>
          <w:sz w:val="24"/>
          <w:szCs w:val="24"/>
        </w:rPr>
        <w:t>C:\xampp\mysql\bin&gt;mysql</w:t>
      </w:r>
    </w:p>
    <w:p w14:paraId="37BA85B8" w14:textId="5BBF0196" w:rsidR="004E2477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 O USUÁRIO MASTER OU PRIMÁRIO É NA MAIORIA DOS SISTEMAS É CHAMDO ROOT (RAIZ)</w:t>
      </w:r>
    </w:p>
    <w:p w14:paraId="49ACCA22" w14:textId="4F571BFF" w:rsid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sz w:val="24"/>
          <w:szCs w:val="24"/>
        </w:rPr>
        <w:t>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informa o usuário que acessará ao 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BD9D5D9" w14:textId="7BB67A8C" w:rsid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90394B">
        <w:rPr>
          <w:rFonts w:ascii="Times New Roman" w:hAnsi="Times New Roman" w:cs="Times New Roman"/>
          <w:sz w:val="24"/>
          <w:szCs w:val="24"/>
        </w:rPr>
        <w:t>C:\xampp\mysql\bin&gt;mysql</w:t>
      </w:r>
      <w:r>
        <w:rPr>
          <w:rFonts w:ascii="Times New Roman" w:hAnsi="Times New Roman" w:cs="Times New Roman"/>
          <w:sz w:val="24"/>
          <w:szCs w:val="24"/>
        </w:rPr>
        <w:t xml:space="preserve"> -u root</w:t>
      </w:r>
    </w:p>
    <w:p w14:paraId="228847D2" w14:textId="61FF050A" w:rsid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Digito </w:t>
      </w:r>
      <w:proofErr w:type="spellStart"/>
      <w:r>
        <w:rPr>
          <w:rFonts w:ascii="Times New Roman" w:hAnsi="Times New Roman" w:cs="Times New Roman"/>
          <w:sz w:val="24"/>
          <w:szCs w:val="24"/>
        </w:rPr>
        <w:t>enter</w:t>
      </w:r>
      <w:proofErr w:type="spellEnd"/>
    </w:p>
    <w:p w14:paraId="0F712D19" w14:textId="79E0B519" w:rsid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Ficará dessa forma:</w:t>
      </w:r>
    </w:p>
    <w:p w14:paraId="00EE1090" w14:textId="77777777" w:rsidR="0090394B" w:rsidRP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90394B">
        <w:rPr>
          <w:rFonts w:ascii="Times New Roman" w:hAnsi="Times New Roman" w:cs="Times New Roman"/>
          <w:sz w:val="24"/>
          <w:szCs w:val="24"/>
        </w:rPr>
        <w:t>C:\xampp\mysql\bin&gt;mysql -u root</w:t>
      </w:r>
    </w:p>
    <w:p w14:paraId="47FE1E15" w14:textId="77777777" w:rsidR="0090394B" w:rsidRP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394B">
        <w:rPr>
          <w:rFonts w:ascii="Times New Roman" w:hAnsi="Times New Roman" w:cs="Times New Roman"/>
          <w:sz w:val="24"/>
          <w:szCs w:val="24"/>
        </w:rPr>
        <w:lastRenderedPageBreak/>
        <w:t>Welcome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monitor. 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Commands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0394B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\g.</w:t>
      </w:r>
    </w:p>
    <w:p w14:paraId="7AD4E730" w14:textId="77777777" w:rsidR="0090394B" w:rsidRP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394B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connection id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54B626C1" w14:textId="77777777" w:rsidR="0090394B" w:rsidRP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90394B">
        <w:rPr>
          <w:rFonts w:ascii="Times New Roman" w:hAnsi="Times New Roman" w:cs="Times New Roman"/>
          <w:sz w:val="24"/>
          <w:szCs w:val="24"/>
        </w:rPr>
        <w:t xml:space="preserve">Server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: 10.4.32-MariaDB mariadb.org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binary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</w:p>
    <w:p w14:paraId="6AF99FF0" w14:textId="77777777" w:rsidR="0090394B" w:rsidRP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79B4A0" w14:textId="77777777" w:rsidR="0090394B" w:rsidRP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90394B">
        <w:rPr>
          <w:rFonts w:ascii="Times New Roman" w:hAnsi="Times New Roman" w:cs="Times New Roman"/>
          <w:sz w:val="24"/>
          <w:szCs w:val="24"/>
        </w:rPr>
        <w:t xml:space="preserve">Copyright (c) 2000, 2018, Oracle,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Corporation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Ab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>.</w:t>
      </w:r>
    </w:p>
    <w:p w14:paraId="29130A1C" w14:textId="77777777" w:rsidR="0090394B" w:rsidRP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779F8C" w14:textId="77777777" w:rsidR="0090394B" w:rsidRP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394B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'help;'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'\h' for help.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'\c'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statement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>.</w:t>
      </w:r>
    </w:p>
    <w:p w14:paraId="3A30B3B9" w14:textId="77777777" w:rsidR="0090394B" w:rsidRP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907233" w14:textId="1D6F52C6" w:rsidR="0090394B" w:rsidRDefault="0090394B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394B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[(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>)]&gt;</w:t>
      </w:r>
    </w:p>
    <w:p w14:paraId="52C73492" w14:textId="7E15B581" w:rsidR="00E52E15" w:rsidRDefault="00E52E15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Criando assim o banco de dados</w:t>
      </w:r>
    </w:p>
    <w:p w14:paraId="7048DA53" w14:textId="22803985" w:rsidR="00E52E15" w:rsidRDefault="00E52E15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394B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[(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>)]&gt;</w:t>
      </w:r>
      <w:r>
        <w:rPr>
          <w:rFonts w:ascii="Times New Roman" w:hAnsi="Times New Roman" w:cs="Times New Roman"/>
          <w:sz w:val="24"/>
          <w:szCs w:val="24"/>
        </w:rPr>
        <w:t xml:space="preserve"> CREATE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>
        <w:rPr>
          <w:rFonts w:ascii="Times New Roman" w:hAnsi="Times New Roman" w:cs="Times New Roman"/>
          <w:sz w:val="24"/>
          <w:szCs w:val="24"/>
        </w:rPr>
        <w:t>; (</w:t>
      </w:r>
      <w:proofErr w:type="spellStart"/>
      <w:r>
        <w:rPr>
          <w:rFonts w:ascii="Times New Roman" w:hAnsi="Times New Roman" w:cs="Times New Roman"/>
          <w:sz w:val="24"/>
          <w:szCs w:val="24"/>
        </w:rPr>
        <w:t>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C2B6C73" w14:textId="554C102A" w:rsidR="00E52E15" w:rsidRDefault="00E52E15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E52E15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E52E15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E52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2E15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E52E15">
        <w:rPr>
          <w:rFonts w:ascii="Times New Roman" w:hAnsi="Times New Roman" w:cs="Times New Roman"/>
          <w:sz w:val="24"/>
          <w:szCs w:val="24"/>
        </w:rPr>
        <w:t xml:space="preserve"> (0.041 </w:t>
      </w:r>
      <w:proofErr w:type="spellStart"/>
      <w:r w:rsidRPr="00E52E15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E52E15">
        <w:rPr>
          <w:rFonts w:ascii="Times New Roman" w:hAnsi="Times New Roman" w:cs="Times New Roman"/>
          <w:sz w:val="24"/>
          <w:szCs w:val="24"/>
        </w:rPr>
        <w:t>)</w:t>
      </w:r>
    </w:p>
    <w:p w14:paraId="08FA0DAB" w14:textId="1EFC82A1" w:rsidR="00E52E15" w:rsidRPr="0090394B" w:rsidRDefault="00E52E15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Retorna assim...</w:t>
      </w:r>
    </w:p>
    <w:p w14:paraId="7BEB1EBA" w14:textId="582C2A49" w:rsidR="00E52E15" w:rsidRDefault="00E52E15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394B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 xml:space="preserve"> [(</w:t>
      </w:r>
      <w:proofErr w:type="spellStart"/>
      <w:r w:rsidRPr="0090394B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90394B">
        <w:rPr>
          <w:rFonts w:ascii="Times New Roman" w:hAnsi="Times New Roman" w:cs="Times New Roman"/>
          <w:sz w:val="24"/>
          <w:szCs w:val="24"/>
        </w:rPr>
        <w:t>)]&gt;</w:t>
      </w:r>
    </w:p>
    <w:p w14:paraId="315F1D85" w14:textId="2E668B5B" w:rsidR="00E52E15" w:rsidRDefault="00E52E15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DATABASES; para apresentar todos os bancos de dados que estão no 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</w:p>
    <w:p w14:paraId="2EFCEB0A" w14:textId="4766B811" w:rsidR="00E52E15" w:rsidRDefault="00E52E15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databases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marcilio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 w:rsidR="00A36E47">
        <w:rPr>
          <w:rFonts w:ascii="Times New Roman" w:hAnsi="Times New Roman" w:cs="Times New Roman"/>
          <w:sz w:val="24"/>
          <w:szCs w:val="24"/>
        </w:rPr>
        <w:t xml:space="preserve"> para criar um BD com meu nome.</w:t>
      </w:r>
    </w:p>
    <w:p w14:paraId="4AB04C7A" w14:textId="262E01EA" w:rsidR="00A36E47" w:rsidRDefault="00E524EC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CRIAR UMA TABELA PRECISAMOS INDICAR O BANCO DE DADOS, E PARA TANTO RETIRAMOS O “NONE” COM O COMANDO:</w:t>
      </w:r>
    </w:p>
    <w:p w14:paraId="73472581" w14:textId="70435CBE" w:rsidR="00E524EC" w:rsidRDefault="00E524EC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(não é preciso colocar ;)</w:t>
      </w:r>
    </w:p>
    <w:p w14:paraId="561E2079" w14:textId="7514720F" w:rsidR="00E524EC" w:rsidRDefault="00E524EC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 retorna assim:</w:t>
      </w:r>
    </w:p>
    <w:p w14:paraId="1EEB2254" w14:textId="77777777" w:rsidR="00E524EC" w:rsidRPr="00E524EC" w:rsidRDefault="00E524EC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24E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E524EC">
        <w:rPr>
          <w:rFonts w:ascii="Times New Roman" w:hAnsi="Times New Roman" w:cs="Times New Roman"/>
          <w:sz w:val="24"/>
          <w:szCs w:val="24"/>
        </w:rPr>
        <w:t xml:space="preserve"> [(</w:t>
      </w:r>
      <w:proofErr w:type="spellStart"/>
      <w:r w:rsidRPr="00E524EC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E524EC">
        <w:rPr>
          <w:rFonts w:ascii="Times New Roman" w:hAnsi="Times New Roman" w:cs="Times New Roman"/>
          <w:sz w:val="24"/>
          <w:szCs w:val="24"/>
        </w:rPr>
        <w:t xml:space="preserve">)]&gt; USE </w:t>
      </w:r>
      <w:proofErr w:type="spellStart"/>
      <w:r w:rsidRPr="00E524EC">
        <w:rPr>
          <w:rFonts w:ascii="Times New Roman" w:hAnsi="Times New Roman" w:cs="Times New Roman"/>
          <w:sz w:val="24"/>
          <w:szCs w:val="24"/>
        </w:rPr>
        <w:t>hotel_db</w:t>
      </w:r>
      <w:proofErr w:type="spellEnd"/>
    </w:p>
    <w:p w14:paraId="3D90C3C3" w14:textId="77777777" w:rsidR="00E524EC" w:rsidRPr="00E524EC" w:rsidRDefault="00E524EC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24EC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E52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24EC">
        <w:rPr>
          <w:rFonts w:ascii="Times New Roman" w:hAnsi="Times New Roman" w:cs="Times New Roman"/>
          <w:sz w:val="24"/>
          <w:szCs w:val="24"/>
        </w:rPr>
        <w:t>changed</w:t>
      </w:r>
      <w:proofErr w:type="spellEnd"/>
    </w:p>
    <w:p w14:paraId="2C6893B3" w14:textId="22D39C16" w:rsidR="00E524EC" w:rsidRDefault="00E524EC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24E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E524EC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E524E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E524EC">
        <w:rPr>
          <w:rFonts w:ascii="Times New Roman" w:hAnsi="Times New Roman" w:cs="Times New Roman"/>
          <w:sz w:val="24"/>
          <w:szCs w:val="24"/>
        </w:rPr>
        <w:t>]&gt;</w:t>
      </w:r>
    </w:p>
    <w:p w14:paraId="2B17AD45" w14:textId="5BB1B6C6" w:rsidR="00E524EC" w:rsidRDefault="00A75EB8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DEPOIS VAMOS CRIAR ENTÃO TABELA</w:t>
      </w:r>
      <w:r w:rsidR="00A7495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NO BANCO DE DADOS </w:t>
      </w:r>
      <w:proofErr w:type="spellStart"/>
      <w:r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435D3DE" w14:textId="44038753" w:rsidR="00A75EB8" w:rsidRDefault="00A75EB8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A75EB8">
        <w:rPr>
          <w:rFonts w:ascii="Times New Roman" w:hAnsi="Times New Roman" w:cs="Times New Roman"/>
          <w:sz w:val="24"/>
          <w:szCs w:val="24"/>
        </w:rPr>
        <w:t xml:space="preserve">CREATE TABLE clientes (id </w:t>
      </w:r>
      <w:proofErr w:type="spellStart"/>
      <w:r w:rsidRPr="00A75EB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B8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A7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B8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A75EB8">
        <w:rPr>
          <w:rFonts w:ascii="Times New Roman" w:hAnsi="Times New Roman" w:cs="Times New Roman"/>
          <w:sz w:val="24"/>
          <w:szCs w:val="24"/>
        </w:rPr>
        <w:t xml:space="preserve"> AUTO_INCREMENT PRIMARY KEY, nome </w:t>
      </w:r>
      <w:proofErr w:type="gramStart"/>
      <w:r w:rsidRPr="00A75EB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75EB8">
        <w:rPr>
          <w:rFonts w:ascii="Times New Roman" w:hAnsi="Times New Roman" w:cs="Times New Roman"/>
          <w:sz w:val="24"/>
          <w:szCs w:val="24"/>
        </w:rPr>
        <w:t xml:space="preserve">100) NOT NULL, </w:t>
      </w:r>
      <w:proofErr w:type="spellStart"/>
      <w:r w:rsidRPr="00A75EB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A75EB8">
        <w:rPr>
          <w:rFonts w:ascii="Times New Roman" w:hAnsi="Times New Roman" w:cs="Times New Roman"/>
          <w:sz w:val="24"/>
          <w:szCs w:val="24"/>
        </w:rPr>
        <w:t xml:space="preserve"> VARCHAR(100) NOT NULL, telefone CHAR (20)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75EB8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retornará assim:</w:t>
      </w:r>
    </w:p>
    <w:p w14:paraId="5A06446E" w14:textId="77777777" w:rsidR="00A75EB8" w:rsidRPr="00A75EB8" w:rsidRDefault="00A75EB8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A75EB8">
        <w:rPr>
          <w:rFonts w:ascii="Times New Roman" w:hAnsi="Times New Roman" w:cs="Times New Roman"/>
          <w:sz w:val="24"/>
          <w:szCs w:val="24"/>
        </w:rPr>
        <w:t xml:space="preserve">Query OK, 0 </w:t>
      </w:r>
      <w:proofErr w:type="spellStart"/>
      <w:r w:rsidRPr="00A75EB8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A75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B8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A75EB8">
        <w:rPr>
          <w:rFonts w:ascii="Times New Roman" w:hAnsi="Times New Roman" w:cs="Times New Roman"/>
          <w:sz w:val="24"/>
          <w:szCs w:val="24"/>
        </w:rPr>
        <w:t xml:space="preserve"> (0.070 </w:t>
      </w:r>
      <w:proofErr w:type="spellStart"/>
      <w:r w:rsidRPr="00A75EB8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A75EB8">
        <w:rPr>
          <w:rFonts w:ascii="Times New Roman" w:hAnsi="Times New Roman" w:cs="Times New Roman"/>
          <w:sz w:val="24"/>
          <w:szCs w:val="24"/>
        </w:rPr>
        <w:t>)</w:t>
      </w:r>
    </w:p>
    <w:p w14:paraId="566B597C" w14:textId="6B7679F1" w:rsidR="00A75EB8" w:rsidRDefault="00A75EB8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EB8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A75EB8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A75EB8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A75EB8">
        <w:rPr>
          <w:rFonts w:ascii="Times New Roman" w:hAnsi="Times New Roman" w:cs="Times New Roman"/>
          <w:sz w:val="24"/>
          <w:szCs w:val="24"/>
        </w:rPr>
        <w:t>]&gt;</w:t>
      </w:r>
    </w:p>
    <w:p w14:paraId="7C926E6C" w14:textId="77777777" w:rsidR="00BE1A23" w:rsidRPr="00BE1A23" w:rsidRDefault="00BE1A23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1A23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E1A23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E1A23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E1A23">
        <w:rPr>
          <w:rFonts w:ascii="Times New Roman" w:hAnsi="Times New Roman" w:cs="Times New Roman"/>
          <w:sz w:val="24"/>
          <w:szCs w:val="24"/>
        </w:rPr>
        <w:t xml:space="preserve">]&gt; CREATE TABLE </w:t>
      </w:r>
      <w:proofErr w:type="spellStart"/>
      <w:r w:rsidRPr="00BE1A23">
        <w:rPr>
          <w:rFonts w:ascii="Times New Roman" w:hAnsi="Times New Roman" w:cs="Times New Roman"/>
          <w:sz w:val="24"/>
          <w:szCs w:val="24"/>
        </w:rPr>
        <w:t>hoteis</w:t>
      </w:r>
      <w:proofErr w:type="spellEnd"/>
      <w:r w:rsidRPr="00BE1A23">
        <w:rPr>
          <w:rFonts w:ascii="Times New Roman" w:hAnsi="Times New Roman" w:cs="Times New Roman"/>
          <w:sz w:val="24"/>
          <w:szCs w:val="24"/>
        </w:rPr>
        <w:t xml:space="preserve"> (id INT AUTO_INCREMENT PRIMARY KEY, nome </w:t>
      </w:r>
      <w:proofErr w:type="gramStart"/>
      <w:r w:rsidRPr="00BE1A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E1A23">
        <w:rPr>
          <w:rFonts w:ascii="Times New Roman" w:hAnsi="Times New Roman" w:cs="Times New Roman"/>
          <w:sz w:val="24"/>
          <w:szCs w:val="24"/>
        </w:rPr>
        <w:t>100) NOT NULL, cidade VARCHAR(100) NOT NULL, estrelas INT);</w:t>
      </w:r>
    </w:p>
    <w:p w14:paraId="18A32FC8" w14:textId="77777777" w:rsidR="00BE1A23" w:rsidRPr="00BE1A23" w:rsidRDefault="00BE1A23" w:rsidP="00BE1A23">
      <w:pPr>
        <w:rPr>
          <w:rFonts w:ascii="Times New Roman" w:hAnsi="Times New Roman" w:cs="Times New Roman"/>
          <w:sz w:val="24"/>
          <w:szCs w:val="24"/>
        </w:rPr>
      </w:pPr>
      <w:r w:rsidRPr="00BE1A23">
        <w:rPr>
          <w:rFonts w:ascii="Times New Roman" w:hAnsi="Times New Roman" w:cs="Times New Roman"/>
          <w:sz w:val="24"/>
          <w:szCs w:val="24"/>
        </w:rPr>
        <w:lastRenderedPageBreak/>
        <w:t xml:space="preserve">Query OK, 0 </w:t>
      </w:r>
      <w:proofErr w:type="spellStart"/>
      <w:r w:rsidRPr="00BE1A23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BE1A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A23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BE1A23">
        <w:rPr>
          <w:rFonts w:ascii="Times New Roman" w:hAnsi="Times New Roman" w:cs="Times New Roman"/>
          <w:sz w:val="24"/>
          <w:szCs w:val="24"/>
        </w:rPr>
        <w:t xml:space="preserve"> (0.039 </w:t>
      </w:r>
      <w:proofErr w:type="spellStart"/>
      <w:r w:rsidRPr="00BE1A23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BE1A23">
        <w:rPr>
          <w:rFonts w:ascii="Times New Roman" w:hAnsi="Times New Roman" w:cs="Times New Roman"/>
          <w:sz w:val="24"/>
          <w:szCs w:val="24"/>
        </w:rPr>
        <w:t>)</w:t>
      </w:r>
    </w:p>
    <w:p w14:paraId="3B311095" w14:textId="154F5CF7" w:rsidR="00BE1A23" w:rsidRDefault="00BE1A23" w:rsidP="00BE1A2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E1A23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E1A23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E1A23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E1A23">
        <w:rPr>
          <w:rFonts w:ascii="Times New Roman" w:hAnsi="Times New Roman" w:cs="Times New Roman"/>
          <w:sz w:val="24"/>
          <w:szCs w:val="24"/>
        </w:rPr>
        <w:t>]&gt;</w:t>
      </w:r>
      <w:r w:rsidR="00C376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FE0F7" w14:textId="77777777" w:rsidR="00C376F1" w:rsidRPr="00C376F1" w:rsidRDefault="00C376F1" w:rsidP="00C376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F1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C376F1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C376F1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C376F1">
        <w:rPr>
          <w:rFonts w:ascii="Times New Roman" w:hAnsi="Times New Roman" w:cs="Times New Roman"/>
          <w:sz w:val="24"/>
          <w:szCs w:val="24"/>
        </w:rPr>
        <w:t>]&gt; SHOW TABLES;</w:t>
      </w:r>
    </w:p>
    <w:p w14:paraId="3AA656F9" w14:textId="77777777" w:rsidR="00C376F1" w:rsidRPr="00C376F1" w:rsidRDefault="00C376F1" w:rsidP="00C376F1">
      <w:pPr>
        <w:rPr>
          <w:rFonts w:ascii="Times New Roman" w:hAnsi="Times New Roman" w:cs="Times New Roman"/>
          <w:sz w:val="24"/>
          <w:szCs w:val="24"/>
        </w:rPr>
      </w:pPr>
      <w:r w:rsidRPr="00C376F1">
        <w:rPr>
          <w:rFonts w:ascii="Times New Roman" w:hAnsi="Times New Roman" w:cs="Times New Roman"/>
          <w:sz w:val="24"/>
          <w:szCs w:val="24"/>
        </w:rPr>
        <w:t>+--------------------+</w:t>
      </w:r>
    </w:p>
    <w:p w14:paraId="1A635006" w14:textId="77777777" w:rsidR="00C376F1" w:rsidRPr="00C376F1" w:rsidRDefault="00C376F1" w:rsidP="00C376F1">
      <w:pPr>
        <w:rPr>
          <w:rFonts w:ascii="Times New Roman" w:hAnsi="Times New Roman" w:cs="Times New Roman"/>
          <w:sz w:val="24"/>
          <w:szCs w:val="24"/>
        </w:rPr>
      </w:pPr>
      <w:r w:rsidRPr="00C376F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C376F1">
        <w:rPr>
          <w:rFonts w:ascii="Times New Roman" w:hAnsi="Times New Roman" w:cs="Times New Roman"/>
          <w:sz w:val="24"/>
          <w:szCs w:val="24"/>
        </w:rPr>
        <w:t>Tables_in_hotel_db</w:t>
      </w:r>
      <w:proofErr w:type="spellEnd"/>
      <w:r w:rsidRPr="00C376F1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6F01A72E" w14:textId="77777777" w:rsidR="00C376F1" w:rsidRPr="00C376F1" w:rsidRDefault="00C376F1" w:rsidP="00C376F1">
      <w:pPr>
        <w:rPr>
          <w:rFonts w:ascii="Times New Roman" w:hAnsi="Times New Roman" w:cs="Times New Roman"/>
          <w:sz w:val="24"/>
          <w:szCs w:val="24"/>
        </w:rPr>
      </w:pPr>
      <w:r w:rsidRPr="00C376F1">
        <w:rPr>
          <w:rFonts w:ascii="Times New Roman" w:hAnsi="Times New Roman" w:cs="Times New Roman"/>
          <w:sz w:val="24"/>
          <w:szCs w:val="24"/>
        </w:rPr>
        <w:t>+--------------------+</w:t>
      </w:r>
    </w:p>
    <w:p w14:paraId="2D7787F9" w14:textId="77777777" w:rsidR="00C376F1" w:rsidRPr="00C376F1" w:rsidRDefault="00C376F1" w:rsidP="00C376F1">
      <w:pPr>
        <w:rPr>
          <w:rFonts w:ascii="Times New Roman" w:hAnsi="Times New Roman" w:cs="Times New Roman"/>
          <w:sz w:val="24"/>
          <w:szCs w:val="24"/>
        </w:rPr>
      </w:pPr>
      <w:r w:rsidRPr="00C376F1">
        <w:rPr>
          <w:rFonts w:ascii="Times New Roman" w:hAnsi="Times New Roman" w:cs="Times New Roman"/>
          <w:sz w:val="24"/>
          <w:szCs w:val="24"/>
        </w:rPr>
        <w:t>| clientes           |</w:t>
      </w:r>
    </w:p>
    <w:p w14:paraId="5DA82376" w14:textId="77777777" w:rsidR="00C376F1" w:rsidRPr="00C376F1" w:rsidRDefault="00C376F1" w:rsidP="00C376F1">
      <w:pPr>
        <w:rPr>
          <w:rFonts w:ascii="Times New Roman" w:hAnsi="Times New Roman" w:cs="Times New Roman"/>
          <w:sz w:val="24"/>
          <w:szCs w:val="24"/>
        </w:rPr>
      </w:pPr>
      <w:r w:rsidRPr="00C376F1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C376F1">
        <w:rPr>
          <w:rFonts w:ascii="Times New Roman" w:hAnsi="Times New Roman" w:cs="Times New Roman"/>
          <w:sz w:val="24"/>
          <w:szCs w:val="24"/>
        </w:rPr>
        <w:t>hoteis</w:t>
      </w:r>
      <w:proofErr w:type="spellEnd"/>
      <w:r w:rsidRPr="00C376F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16655510" w14:textId="77777777" w:rsidR="00C376F1" w:rsidRPr="00C376F1" w:rsidRDefault="00C376F1" w:rsidP="00C376F1">
      <w:pPr>
        <w:rPr>
          <w:rFonts w:ascii="Times New Roman" w:hAnsi="Times New Roman" w:cs="Times New Roman"/>
          <w:sz w:val="24"/>
          <w:szCs w:val="24"/>
        </w:rPr>
      </w:pPr>
      <w:r w:rsidRPr="00C376F1">
        <w:rPr>
          <w:rFonts w:ascii="Times New Roman" w:hAnsi="Times New Roman" w:cs="Times New Roman"/>
          <w:sz w:val="24"/>
          <w:szCs w:val="24"/>
        </w:rPr>
        <w:t>+--------------------+</w:t>
      </w:r>
    </w:p>
    <w:p w14:paraId="487D0F91" w14:textId="77777777" w:rsidR="00C376F1" w:rsidRPr="00C376F1" w:rsidRDefault="00C376F1" w:rsidP="00C376F1">
      <w:pPr>
        <w:rPr>
          <w:rFonts w:ascii="Times New Roman" w:hAnsi="Times New Roman" w:cs="Times New Roman"/>
          <w:sz w:val="24"/>
          <w:szCs w:val="24"/>
        </w:rPr>
      </w:pPr>
      <w:r w:rsidRPr="00C376F1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C376F1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C376F1">
        <w:rPr>
          <w:rFonts w:ascii="Times New Roman" w:hAnsi="Times New Roman" w:cs="Times New Roman"/>
          <w:sz w:val="24"/>
          <w:szCs w:val="24"/>
        </w:rPr>
        <w:t xml:space="preserve"> in set (0.002 </w:t>
      </w:r>
      <w:proofErr w:type="spellStart"/>
      <w:r w:rsidRPr="00C376F1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C376F1">
        <w:rPr>
          <w:rFonts w:ascii="Times New Roman" w:hAnsi="Times New Roman" w:cs="Times New Roman"/>
          <w:sz w:val="24"/>
          <w:szCs w:val="24"/>
        </w:rPr>
        <w:t>)</w:t>
      </w:r>
    </w:p>
    <w:p w14:paraId="00CB15D5" w14:textId="77777777" w:rsidR="00C376F1" w:rsidRPr="00C376F1" w:rsidRDefault="00C376F1" w:rsidP="00C376F1">
      <w:pPr>
        <w:rPr>
          <w:rFonts w:ascii="Times New Roman" w:hAnsi="Times New Roman" w:cs="Times New Roman"/>
          <w:sz w:val="24"/>
          <w:szCs w:val="24"/>
        </w:rPr>
      </w:pPr>
    </w:p>
    <w:p w14:paraId="20AE1BA4" w14:textId="191ED1C3" w:rsidR="00C376F1" w:rsidRDefault="00C376F1" w:rsidP="00C376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6F1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C376F1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C376F1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C376F1">
        <w:rPr>
          <w:rFonts w:ascii="Times New Roman" w:hAnsi="Times New Roman" w:cs="Times New Roman"/>
          <w:sz w:val="24"/>
          <w:szCs w:val="24"/>
        </w:rPr>
        <w:t>]&gt;</w:t>
      </w:r>
      <w:r>
        <w:rPr>
          <w:rFonts w:ascii="Times New Roman" w:hAnsi="Times New Roman" w:cs="Times New Roman"/>
          <w:sz w:val="24"/>
          <w:szCs w:val="24"/>
        </w:rPr>
        <w:t xml:space="preserve">        apenas para ver quais e quantas tabelas estão no nosso BD</w:t>
      </w:r>
    </w:p>
    <w:p w14:paraId="4E61D472" w14:textId="28D0E7FC" w:rsidR="00C376F1" w:rsidRDefault="00204AD2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204AD2">
        <w:rPr>
          <w:rFonts w:ascii="Times New Roman" w:hAnsi="Times New Roman" w:cs="Times New Roman"/>
          <w:sz w:val="24"/>
          <w:szCs w:val="24"/>
        </w:rPr>
        <w:t xml:space="preserve">CREATE TABLE quartos (id INT AUTO_INCREMENT PRIMARY KEY, </w:t>
      </w:r>
      <w:proofErr w:type="spellStart"/>
      <w:r w:rsidRPr="00204AD2">
        <w:rPr>
          <w:rFonts w:ascii="Times New Roman" w:hAnsi="Times New Roman" w:cs="Times New Roman"/>
          <w:sz w:val="24"/>
          <w:szCs w:val="24"/>
        </w:rPr>
        <w:t>hotel_id</w:t>
      </w:r>
      <w:proofErr w:type="spellEnd"/>
      <w:r w:rsidRPr="00204AD2">
        <w:rPr>
          <w:rFonts w:ascii="Times New Roman" w:hAnsi="Times New Roman" w:cs="Times New Roman"/>
          <w:sz w:val="24"/>
          <w:szCs w:val="24"/>
        </w:rPr>
        <w:t xml:space="preserve"> INT NOT NULL, </w:t>
      </w:r>
      <w:proofErr w:type="spellStart"/>
      <w:r w:rsidRPr="00204AD2">
        <w:rPr>
          <w:rFonts w:ascii="Times New Roman" w:hAnsi="Times New Roman" w:cs="Times New Roman"/>
          <w:sz w:val="24"/>
          <w:szCs w:val="24"/>
        </w:rPr>
        <w:t>numero</w:t>
      </w:r>
      <w:proofErr w:type="spellEnd"/>
      <w:r w:rsidRPr="00204AD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4AD2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204AD2">
        <w:rPr>
          <w:rFonts w:ascii="Times New Roman" w:hAnsi="Times New Roman" w:cs="Times New Roman"/>
          <w:sz w:val="24"/>
          <w:szCs w:val="24"/>
        </w:rPr>
        <w:t xml:space="preserve">10) NOT NULL, tipo VARCHAR(50) NOT NULL, </w:t>
      </w:r>
      <w:proofErr w:type="spellStart"/>
      <w:r w:rsidRPr="00204AD2">
        <w:rPr>
          <w:rFonts w:ascii="Times New Roman" w:hAnsi="Times New Roman" w:cs="Times New Roman"/>
          <w:sz w:val="24"/>
          <w:szCs w:val="24"/>
        </w:rPr>
        <w:t>preco_diaria</w:t>
      </w:r>
      <w:proofErr w:type="spellEnd"/>
      <w:r w:rsidRPr="00204AD2">
        <w:rPr>
          <w:rFonts w:ascii="Times New Roman" w:hAnsi="Times New Roman" w:cs="Times New Roman"/>
          <w:sz w:val="24"/>
          <w:szCs w:val="24"/>
        </w:rPr>
        <w:t xml:space="preserve"> DECIMAL(10,2) NOT NULL, </w:t>
      </w:r>
      <w:proofErr w:type="spellStart"/>
      <w:r w:rsidRPr="00204AD2">
        <w:rPr>
          <w:rFonts w:ascii="Times New Roman" w:hAnsi="Times New Roman" w:cs="Times New Roman"/>
          <w:sz w:val="24"/>
          <w:szCs w:val="24"/>
        </w:rPr>
        <w:t>disponivel</w:t>
      </w:r>
      <w:proofErr w:type="spellEnd"/>
      <w:r w:rsidRPr="00204AD2">
        <w:rPr>
          <w:rFonts w:ascii="Times New Roman" w:hAnsi="Times New Roman" w:cs="Times New Roman"/>
          <w:sz w:val="24"/>
          <w:szCs w:val="24"/>
        </w:rPr>
        <w:t xml:space="preserve"> BOOLEAN, FOREIGN KEY (</w:t>
      </w:r>
      <w:proofErr w:type="spellStart"/>
      <w:r w:rsidRPr="00204AD2">
        <w:rPr>
          <w:rFonts w:ascii="Times New Roman" w:hAnsi="Times New Roman" w:cs="Times New Roman"/>
          <w:sz w:val="24"/>
          <w:szCs w:val="24"/>
        </w:rPr>
        <w:t>hotel_id</w:t>
      </w:r>
      <w:proofErr w:type="spellEnd"/>
      <w:r w:rsidRPr="00204AD2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204AD2">
        <w:rPr>
          <w:rFonts w:ascii="Times New Roman" w:hAnsi="Times New Roman" w:cs="Times New Roman"/>
          <w:sz w:val="24"/>
          <w:szCs w:val="24"/>
        </w:rPr>
        <w:t>hoteis</w:t>
      </w:r>
      <w:proofErr w:type="spellEnd"/>
      <w:r w:rsidRPr="00204AD2">
        <w:rPr>
          <w:rFonts w:ascii="Times New Roman" w:hAnsi="Times New Roman" w:cs="Times New Roman"/>
          <w:sz w:val="24"/>
          <w:szCs w:val="24"/>
        </w:rPr>
        <w:t>(id));</w:t>
      </w:r>
    </w:p>
    <w:p w14:paraId="34EC9356" w14:textId="77777777" w:rsidR="00204AD2" w:rsidRPr="00204AD2" w:rsidRDefault="00204AD2" w:rsidP="00204AD2">
      <w:pPr>
        <w:rPr>
          <w:rFonts w:ascii="Times New Roman" w:hAnsi="Times New Roman" w:cs="Times New Roman"/>
          <w:sz w:val="24"/>
          <w:szCs w:val="24"/>
        </w:rPr>
      </w:pPr>
      <w:r w:rsidRPr="00204AD2">
        <w:rPr>
          <w:rFonts w:ascii="Times New Roman" w:hAnsi="Times New Roman" w:cs="Times New Roman"/>
          <w:sz w:val="24"/>
          <w:szCs w:val="24"/>
        </w:rPr>
        <w:t xml:space="preserve">Query OK, 0 </w:t>
      </w:r>
      <w:proofErr w:type="spellStart"/>
      <w:r w:rsidRPr="00204AD2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20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AD2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204AD2">
        <w:rPr>
          <w:rFonts w:ascii="Times New Roman" w:hAnsi="Times New Roman" w:cs="Times New Roman"/>
          <w:sz w:val="24"/>
          <w:szCs w:val="24"/>
        </w:rPr>
        <w:t xml:space="preserve"> (0.069 </w:t>
      </w:r>
      <w:proofErr w:type="spellStart"/>
      <w:r w:rsidRPr="00204AD2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204AD2">
        <w:rPr>
          <w:rFonts w:ascii="Times New Roman" w:hAnsi="Times New Roman" w:cs="Times New Roman"/>
          <w:sz w:val="24"/>
          <w:szCs w:val="24"/>
        </w:rPr>
        <w:t>)</w:t>
      </w:r>
    </w:p>
    <w:p w14:paraId="71607667" w14:textId="246B5D18" w:rsidR="00204AD2" w:rsidRDefault="00204AD2" w:rsidP="00204A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4AD2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204AD2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204AD2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204AD2">
        <w:rPr>
          <w:rFonts w:ascii="Times New Roman" w:hAnsi="Times New Roman" w:cs="Times New Roman"/>
          <w:sz w:val="24"/>
          <w:szCs w:val="24"/>
        </w:rPr>
        <w:t>]&gt;</w:t>
      </w:r>
    </w:p>
    <w:p w14:paraId="56A71794" w14:textId="63406500" w:rsidR="00C376F1" w:rsidRDefault="00C376F1" w:rsidP="00C376F1">
      <w:pPr>
        <w:rPr>
          <w:rFonts w:ascii="Times New Roman" w:hAnsi="Times New Roman" w:cs="Times New Roman"/>
          <w:sz w:val="24"/>
          <w:szCs w:val="24"/>
        </w:rPr>
      </w:pPr>
    </w:p>
    <w:p w14:paraId="386FA1D8" w14:textId="78117A32" w:rsidR="00C376F1" w:rsidRDefault="00C376F1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204AD2">
        <w:rPr>
          <w:rFonts w:ascii="Times New Roman" w:hAnsi="Times New Roman" w:cs="Times New Roman"/>
          <w:sz w:val="24"/>
          <w:szCs w:val="24"/>
        </w:rPr>
        <w:t xml:space="preserve">Uma </w:t>
      </w:r>
      <w:r w:rsidRPr="00204AD2">
        <w:rPr>
          <w:rStyle w:val="Forte"/>
          <w:rFonts w:ascii="Times New Roman" w:hAnsi="Times New Roman" w:cs="Times New Roman"/>
          <w:sz w:val="24"/>
          <w:szCs w:val="24"/>
        </w:rPr>
        <w:t>chave estrangeira</w:t>
      </w:r>
      <w:r w:rsidRPr="00204A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4AD2">
        <w:rPr>
          <w:rStyle w:val="nfase"/>
          <w:rFonts w:ascii="Times New Roman" w:hAnsi="Times New Roman" w:cs="Times New Roman"/>
          <w:sz w:val="24"/>
          <w:szCs w:val="24"/>
        </w:rPr>
        <w:t>foreign</w:t>
      </w:r>
      <w:proofErr w:type="spellEnd"/>
      <w:r w:rsidRPr="00204AD2">
        <w:rPr>
          <w:rStyle w:val="nfas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AD2">
        <w:rPr>
          <w:rStyle w:val="nfase"/>
          <w:rFonts w:ascii="Times New Roman" w:hAnsi="Times New Roman" w:cs="Times New Roman"/>
          <w:sz w:val="24"/>
          <w:szCs w:val="24"/>
        </w:rPr>
        <w:t>key</w:t>
      </w:r>
      <w:proofErr w:type="spellEnd"/>
      <w:r w:rsidRPr="00204AD2">
        <w:rPr>
          <w:rFonts w:ascii="Times New Roman" w:hAnsi="Times New Roman" w:cs="Times New Roman"/>
          <w:sz w:val="24"/>
          <w:szCs w:val="24"/>
        </w:rPr>
        <w:t xml:space="preserve">) é um campo ou conjunto de campos em uma tabela que aponta para a </w:t>
      </w:r>
      <w:hyperlink r:id="rId5" w:tgtFrame="_blank" w:history="1">
        <w:r w:rsidRPr="00204AD2">
          <w:rPr>
            <w:rStyle w:val="Hyperlink"/>
            <w:rFonts w:ascii="Times New Roman" w:hAnsi="Times New Roman" w:cs="Times New Roman"/>
            <w:sz w:val="24"/>
            <w:szCs w:val="24"/>
          </w:rPr>
          <w:t>chave primária</w:t>
        </w:r>
      </w:hyperlink>
      <w:r w:rsidRPr="00204AD2">
        <w:rPr>
          <w:rFonts w:ascii="Times New Roman" w:hAnsi="Times New Roman" w:cs="Times New Roman"/>
          <w:sz w:val="24"/>
          <w:szCs w:val="24"/>
        </w:rPr>
        <w:t xml:space="preserve"> de outra tabela para ligar as duas informações</w:t>
      </w:r>
      <w:r w:rsidR="00204AD2">
        <w:rPr>
          <w:rFonts w:ascii="Times New Roman" w:hAnsi="Times New Roman" w:cs="Times New Roman"/>
          <w:sz w:val="24"/>
          <w:szCs w:val="24"/>
        </w:rPr>
        <w:t>.</w:t>
      </w:r>
    </w:p>
    <w:p w14:paraId="5189D1A4" w14:textId="2F3C55A0" w:rsidR="00E5175D" w:rsidRDefault="00E5175D" w:rsidP="00204AD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AD94D2" w14:textId="0638923F" w:rsidR="00E5175D" w:rsidRDefault="005E5C45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 w:rsidRPr="005E5C45">
        <w:rPr>
          <w:rFonts w:ascii="Times New Roman" w:hAnsi="Times New Roman" w:cs="Times New Roman"/>
          <w:sz w:val="24"/>
          <w:szCs w:val="24"/>
        </w:rPr>
        <w:t xml:space="preserve">CREATE TABLE reservas (ID INT AUTO_INCREMENT PRIMARY KEY, </w:t>
      </w:r>
      <w:proofErr w:type="spellStart"/>
      <w:r w:rsidRPr="005E5C45">
        <w:rPr>
          <w:rFonts w:ascii="Times New Roman" w:hAnsi="Times New Roman" w:cs="Times New Roman"/>
          <w:sz w:val="24"/>
          <w:szCs w:val="24"/>
        </w:rPr>
        <w:t>cliente_id</w:t>
      </w:r>
      <w:proofErr w:type="spellEnd"/>
      <w:r w:rsidRPr="005E5C45">
        <w:rPr>
          <w:rFonts w:ascii="Times New Roman" w:hAnsi="Times New Roman" w:cs="Times New Roman"/>
          <w:sz w:val="24"/>
          <w:szCs w:val="24"/>
        </w:rPr>
        <w:t xml:space="preserve"> INT NOT NULL, </w:t>
      </w:r>
      <w:proofErr w:type="spellStart"/>
      <w:r w:rsidRPr="005E5C45">
        <w:rPr>
          <w:rFonts w:ascii="Times New Roman" w:hAnsi="Times New Roman" w:cs="Times New Roman"/>
          <w:sz w:val="24"/>
          <w:szCs w:val="24"/>
        </w:rPr>
        <w:t>qua</w:t>
      </w:r>
      <w:r w:rsidR="00252235">
        <w:rPr>
          <w:rFonts w:ascii="Times New Roman" w:hAnsi="Times New Roman" w:cs="Times New Roman"/>
          <w:sz w:val="24"/>
          <w:szCs w:val="24"/>
        </w:rPr>
        <w:t>r</w:t>
      </w:r>
      <w:r w:rsidRPr="005E5C45">
        <w:rPr>
          <w:rFonts w:ascii="Times New Roman" w:hAnsi="Times New Roman" w:cs="Times New Roman"/>
          <w:sz w:val="24"/>
          <w:szCs w:val="24"/>
        </w:rPr>
        <w:t>to_id</w:t>
      </w:r>
      <w:proofErr w:type="spellEnd"/>
      <w:r w:rsidRPr="005E5C45">
        <w:rPr>
          <w:rFonts w:ascii="Times New Roman" w:hAnsi="Times New Roman" w:cs="Times New Roman"/>
          <w:sz w:val="24"/>
          <w:szCs w:val="24"/>
        </w:rPr>
        <w:t xml:space="preserve"> INT NOT NULL, </w:t>
      </w:r>
      <w:proofErr w:type="spellStart"/>
      <w:r w:rsidRPr="005E5C45">
        <w:rPr>
          <w:rFonts w:ascii="Times New Roman" w:hAnsi="Times New Roman" w:cs="Times New Roman"/>
          <w:sz w:val="24"/>
          <w:szCs w:val="24"/>
        </w:rPr>
        <w:t>data_entrada</w:t>
      </w:r>
      <w:proofErr w:type="spellEnd"/>
      <w:r w:rsidRPr="005E5C45">
        <w:rPr>
          <w:rFonts w:ascii="Times New Roman" w:hAnsi="Times New Roman" w:cs="Times New Roman"/>
          <w:sz w:val="24"/>
          <w:szCs w:val="24"/>
        </w:rPr>
        <w:t xml:space="preserve"> DATE NOT NULL, </w:t>
      </w:r>
      <w:proofErr w:type="spellStart"/>
      <w:r w:rsidRPr="005E5C45">
        <w:rPr>
          <w:rFonts w:ascii="Times New Roman" w:hAnsi="Times New Roman" w:cs="Times New Roman"/>
          <w:sz w:val="24"/>
          <w:szCs w:val="24"/>
        </w:rPr>
        <w:t>data_saida</w:t>
      </w:r>
      <w:proofErr w:type="spellEnd"/>
      <w:r w:rsidRPr="005E5C45">
        <w:rPr>
          <w:rFonts w:ascii="Times New Roman" w:hAnsi="Times New Roman" w:cs="Times New Roman"/>
          <w:sz w:val="24"/>
          <w:szCs w:val="24"/>
        </w:rPr>
        <w:t xml:space="preserve"> DATE NOT NULL, total </w:t>
      </w:r>
      <w:proofErr w:type="gramStart"/>
      <w:r w:rsidRPr="005E5C45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5E5C45">
        <w:rPr>
          <w:rFonts w:ascii="Times New Roman" w:hAnsi="Times New Roman" w:cs="Times New Roman"/>
          <w:sz w:val="24"/>
          <w:szCs w:val="24"/>
        </w:rPr>
        <w:t>10,2) NOT NULL, FOREIGN KEY (</w:t>
      </w:r>
      <w:proofErr w:type="spellStart"/>
      <w:r w:rsidRPr="005E5C45">
        <w:rPr>
          <w:rFonts w:ascii="Times New Roman" w:hAnsi="Times New Roman" w:cs="Times New Roman"/>
          <w:sz w:val="24"/>
          <w:szCs w:val="24"/>
        </w:rPr>
        <w:t>cliente_id</w:t>
      </w:r>
      <w:proofErr w:type="spellEnd"/>
      <w:r w:rsidRPr="005E5C45">
        <w:rPr>
          <w:rFonts w:ascii="Times New Roman" w:hAnsi="Times New Roman" w:cs="Times New Roman"/>
          <w:sz w:val="24"/>
          <w:szCs w:val="24"/>
        </w:rPr>
        <w:t>) REFERENCES clientes (id), FOREIGN KEY (</w:t>
      </w:r>
      <w:proofErr w:type="spellStart"/>
      <w:r w:rsidRPr="005E5C45">
        <w:rPr>
          <w:rFonts w:ascii="Times New Roman" w:hAnsi="Times New Roman" w:cs="Times New Roman"/>
          <w:sz w:val="24"/>
          <w:szCs w:val="24"/>
        </w:rPr>
        <w:t>quarto_id</w:t>
      </w:r>
      <w:proofErr w:type="spellEnd"/>
      <w:r w:rsidRPr="005E5C45">
        <w:rPr>
          <w:rFonts w:ascii="Times New Roman" w:hAnsi="Times New Roman" w:cs="Times New Roman"/>
          <w:sz w:val="24"/>
          <w:szCs w:val="24"/>
        </w:rPr>
        <w:t>) REFERENCES quartos (id));</w:t>
      </w:r>
      <w:r>
        <w:rPr>
          <w:rFonts w:ascii="Times New Roman" w:hAnsi="Times New Roman" w:cs="Times New Roman"/>
          <w:sz w:val="24"/>
          <w:szCs w:val="24"/>
        </w:rPr>
        <w:t xml:space="preserve">   deu pau</w:t>
      </w:r>
      <w:r w:rsidR="00252235">
        <w:rPr>
          <w:rFonts w:ascii="Times New Roman" w:hAnsi="Times New Roman" w:cs="Times New Roman"/>
          <w:sz w:val="24"/>
          <w:szCs w:val="24"/>
        </w:rPr>
        <w:t xml:space="preserve">. Pau concertado – </w:t>
      </w:r>
      <w:proofErr w:type="spellStart"/>
      <w:r w:rsidR="00252235">
        <w:rPr>
          <w:rFonts w:ascii="Times New Roman" w:hAnsi="Times New Roman" w:cs="Times New Roman"/>
          <w:sz w:val="24"/>
          <w:szCs w:val="24"/>
        </w:rPr>
        <w:t>quanto_id</w:t>
      </w:r>
      <w:proofErr w:type="spellEnd"/>
      <w:r w:rsidR="00252235">
        <w:rPr>
          <w:rFonts w:ascii="Times New Roman" w:hAnsi="Times New Roman" w:cs="Times New Roman"/>
          <w:sz w:val="24"/>
          <w:szCs w:val="24"/>
        </w:rPr>
        <w:t xml:space="preserve"> foi pra </w:t>
      </w:r>
      <w:proofErr w:type="spellStart"/>
      <w:r w:rsidR="00252235">
        <w:rPr>
          <w:rFonts w:ascii="Times New Roman" w:hAnsi="Times New Roman" w:cs="Times New Roman"/>
          <w:sz w:val="24"/>
          <w:szCs w:val="24"/>
        </w:rPr>
        <w:t>quarto_id</w:t>
      </w:r>
      <w:proofErr w:type="spellEnd"/>
      <w:r w:rsidR="00252235">
        <w:rPr>
          <w:rFonts w:ascii="Times New Roman" w:hAnsi="Times New Roman" w:cs="Times New Roman"/>
          <w:sz w:val="24"/>
          <w:szCs w:val="24"/>
        </w:rPr>
        <w:t>.</w:t>
      </w:r>
    </w:p>
    <w:p w14:paraId="4641B90A" w14:textId="156418DB" w:rsidR="005E5C45" w:rsidRDefault="00252235" w:rsidP="00204A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AULA 25/08/2026</w:t>
      </w:r>
    </w:p>
    <w:p w14:paraId="3C1A53BD" w14:textId="71A65B72" w:rsidR="00252235" w:rsidRPr="00204AD2" w:rsidRDefault="00FB64C7" w:rsidP="00204AD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4C7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FB64C7">
        <w:rPr>
          <w:rFonts w:ascii="Times New Roman" w:hAnsi="Times New Roman" w:cs="Times New Roman"/>
          <w:sz w:val="24"/>
          <w:szCs w:val="24"/>
        </w:rPr>
        <w:t xml:space="preserve"> [(</w:t>
      </w:r>
      <w:proofErr w:type="spellStart"/>
      <w:r w:rsidRPr="00FB64C7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FB64C7">
        <w:rPr>
          <w:rFonts w:ascii="Times New Roman" w:hAnsi="Times New Roman" w:cs="Times New Roman"/>
          <w:sz w:val="24"/>
          <w:szCs w:val="24"/>
        </w:rPr>
        <w:t xml:space="preserve">)]&gt; USE </w:t>
      </w:r>
      <w:proofErr w:type="spellStart"/>
      <w:r w:rsidRPr="00FB64C7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="00805406">
        <w:rPr>
          <w:rFonts w:ascii="Times New Roman" w:hAnsi="Times New Roman" w:cs="Times New Roman"/>
          <w:sz w:val="24"/>
          <w:szCs w:val="24"/>
        </w:rPr>
        <w:t xml:space="preserve"> TROCAR A NONE PARA O BANCO DE DADOS ESPECÍFICO</w:t>
      </w:r>
    </w:p>
    <w:p w14:paraId="7F9F0493" w14:textId="27A47F7D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6BB9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>]&gt; SELECT * FROM clientes;</w:t>
      </w:r>
      <w:r w:rsidR="00805406">
        <w:rPr>
          <w:rFonts w:ascii="Times New Roman" w:hAnsi="Times New Roman" w:cs="Times New Roman"/>
          <w:sz w:val="24"/>
          <w:szCs w:val="24"/>
        </w:rPr>
        <w:t xml:space="preserve"> CONSTATAR SE EXISTEM DADOS JÁ CADASTRADOS</w:t>
      </w:r>
    </w:p>
    <w:p w14:paraId="127F6E45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 xml:space="preserve">ERROR 1146 (42S02):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hotel_</w:t>
      </w:r>
      <w:proofErr w:type="gramStart"/>
      <w:r w:rsidRPr="00776BB9">
        <w:rPr>
          <w:rFonts w:ascii="Times New Roman" w:hAnsi="Times New Roman" w:cs="Times New Roman"/>
          <w:sz w:val="24"/>
          <w:szCs w:val="24"/>
        </w:rPr>
        <w:t>db.clientes</w:t>
      </w:r>
      <w:proofErr w:type="spellEnd"/>
      <w:proofErr w:type="gramEnd"/>
      <w:r w:rsidRPr="00776BB9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doesn't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exist</w:t>
      </w:r>
      <w:proofErr w:type="spellEnd"/>
    </w:p>
    <w:p w14:paraId="3DB61213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6BB9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>]&gt; SELECT * FROM cliente;</w:t>
      </w:r>
    </w:p>
    <w:p w14:paraId="0CE047E9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6BB9">
        <w:rPr>
          <w:rFonts w:ascii="Times New Roman" w:hAnsi="Times New Roman" w:cs="Times New Roman"/>
          <w:sz w:val="24"/>
          <w:szCs w:val="24"/>
        </w:rPr>
        <w:lastRenderedPageBreak/>
        <w:t>Empty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set (0.066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>)</w:t>
      </w:r>
    </w:p>
    <w:p w14:paraId="1333636E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</w:p>
    <w:p w14:paraId="357A25C3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6BB9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>]&gt; DESC clientes</w:t>
      </w:r>
    </w:p>
    <w:p w14:paraId="2A078986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 xml:space="preserve">    -&gt;</w:t>
      </w:r>
    </w:p>
    <w:p w14:paraId="7E33B1CB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 xml:space="preserve">    -&gt;</w:t>
      </w:r>
    </w:p>
    <w:p w14:paraId="2038A9F7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 xml:space="preserve">    -&gt; SELECT * FROM cliente;</w:t>
      </w:r>
    </w:p>
    <w:p w14:paraId="38DD2DE4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 xml:space="preserve">ERROR 1064 (42000):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corresponds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'SELECT * FROM cliente'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18365068" w14:textId="652ECB33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6BB9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]&gt;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cliente;</w:t>
      </w:r>
      <w:r w:rsidR="00805406">
        <w:rPr>
          <w:rFonts w:ascii="Times New Roman" w:hAnsi="Times New Roman" w:cs="Times New Roman"/>
          <w:sz w:val="24"/>
          <w:szCs w:val="24"/>
        </w:rPr>
        <w:t xml:space="preserve"> COMANDO PARA VIZUALIZAR AS COLUNAS DA TABELA</w:t>
      </w:r>
    </w:p>
    <w:p w14:paraId="76B771AE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>+----------+--------------+------+-----+---------+----------------+</w:t>
      </w:r>
    </w:p>
    <w:p w14:paraId="7691207C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 xml:space="preserve">| Field    |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        |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| Key | Default | Extra          |</w:t>
      </w:r>
    </w:p>
    <w:p w14:paraId="3898340D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>+----------+--------------+------+-----+---------+----------------+</w:t>
      </w:r>
    </w:p>
    <w:p w14:paraId="4211AC11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 xml:space="preserve">| id       | </w:t>
      </w:r>
      <w:proofErr w:type="spellStart"/>
      <w:proofErr w:type="gramStart"/>
      <w:r w:rsidRPr="00776BB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6BB9">
        <w:rPr>
          <w:rFonts w:ascii="Times New Roman" w:hAnsi="Times New Roman" w:cs="Times New Roman"/>
          <w:sz w:val="24"/>
          <w:szCs w:val="24"/>
        </w:rPr>
        <w:t xml:space="preserve">11)      | NO   | PRI | NULL    |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auto_increment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B02DDBF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 xml:space="preserve">| nome     | </w:t>
      </w:r>
      <w:proofErr w:type="spellStart"/>
      <w:proofErr w:type="gramStart"/>
      <w:r w:rsidRPr="00776BB9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6BB9">
        <w:rPr>
          <w:rFonts w:ascii="Times New Roman" w:hAnsi="Times New Roman" w:cs="Times New Roman"/>
          <w:sz w:val="24"/>
          <w:szCs w:val="24"/>
        </w:rPr>
        <w:t>100) | NO   |     | NULL    |                |</w:t>
      </w:r>
    </w:p>
    <w:p w14:paraId="7801AC7E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776BB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 xml:space="preserve">    | </w:t>
      </w:r>
      <w:proofErr w:type="spellStart"/>
      <w:proofErr w:type="gramStart"/>
      <w:r w:rsidRPr="00776BB9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6BB9">
        <w:rPr>
          <w:rFonts w:ascii="Times New Roman" w:hAnsi="Times New Roman" w:cs="Times New Roman"/>
          <w:sz w:val="24"/>
          <w:szCs w:val="24"/>
        </w:rPr>
        <w:t>100) | NO   |     | NULL    |                |</w:t>
      </w:r>
    </w:p>
    <w:p w14:paraId="7343623E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 xml:space="preserve">| telefone | </w:t>
      </w:r>
      <w:proofErr w:type="spellStart"/>
      <w:proofErr w:type="gramStart"/>
      <w:r w:rsidRPr="00776BB9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776B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6BB9">
        <w:rPr>
          <w:rFonts w:ascii="Times New Roman" w:hAnsi="Times New Roman" w:cs="Times New Roman"/>
          <w:sz w:val="24"/>
          <w:szCs w:val="24"/>
        </w:rPr>
        <w:t>20)  | YES  |     | NULL    |                |</w:t>
      </w:r>
    </w:p>
    <w:p w14:paraId="7B1CEA1E" w14:textId="77777777" w:rsidR="00776BB9" w:rsidRPr="00776BB9" w:rsidRDefault="00776BB9" w:rsidP="00776BB9">
      <w:pPr>
        <w:rPr>
          <w:rFonts w:ascii="Times New Roman" w:hAnsi="Times New Roman" w:cs="Times New Roman"/>
          <w:sz w:val="24"/>
          <w:szCs w:val="24"/>
        </w:rPr>
      </w:pPr>
      <w:r w:rsidRPr="00776BB9">
        <w:rPr>
          <w:rFonts w:ascii="Times New Roman" w:hAnsi="Times New Roman" w:cs="Times New Roman"/>
          <w:sz w:val="24"/>
          <w:szCs w:val="24"/>
        </w:rPr>
        <w:t>+----------+--------------+------+-----+---------+----------------+</w:t>
      </w:r>
    </w:p>
    <w:p w14:paraId="029B1415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in set (0.049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)</w:t>
      </w:r>
    </w:p>
    <w:p w14:paraId="125E2E57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</w:p>
    <w:p w14:paraId="422488BD" w14:textId="68F3012C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]&gt; INSERT INTO cliente (nome,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, telefone) VALUES (JOÃO, JH@GMAIL.COM, 31 999923451);</w:t>
      </w:r>
      <w:r>
        <w:rPr>
          <w:rFonts w:ascii="Times New Roman" w:hAnsi="Times New Roman" w:cs="Times New Roman"/>
          <w:sz w:val="24"/>
          <w:szCs w:val="24"/>
        </w:rPr>
        <w:t xml:space="preserve"> INSERINDO DADOS</w:t>
      </w:r>
    </w:p>
    <w:p w14:paraId="0E9E8FEF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ERROR 1064 (42000):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corresponds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'@GMAIL.COM, 31 999923451)'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4046C0F" w14:textId="3C012B8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]&gt; INSERT INTO cliente (nome,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, telefone) VALUES ('JOÃO', 'JH@GMAIL.COM', '31 999923451');</w:t>
      </w:r>
      <w:r>
        <w:rPr>
          <w:rFonts w:ascii="Times New Roman" w:hAnsi="Times New Roman" w:cs="Times New Roman"/>
          <w:sz w:val="24"/>
          <w:szCs w:val="24"/>
        </w:rPr>
        <w:t xml:space="preserve"> INSERINDO DADOS</w:t>
      </w:r>
    </w:p>
    <w:p w14:paraId="68B26A0B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(0.017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)</w:t>
      </w:r>
    </w:p>
    <w:p w14:paraId="1F9B05BC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</w:p>
    <w:p w14:paraId="1937B9B1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]&gt; INSERT INTO cliente (nome,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, telefone) VALUES ('JOSÉ', 'JOSE@GMAIL.COM', 31 999923451);</w:t>
      </w:r>
    </w:p>
    <w:p w14:paraId="09DB7E37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lastRenderedPageBreak/>
        <w:t xml:space="preserve">ERROR 1064 (42000):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corresponds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'999923451)'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485BF53" w14:textId="7BBFFF29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]&gt; Bye</w:t>
      </w:r>
      <w:r>
        <w:rPr>
          <w:rFonts w:ascii="Times New Roman" w:hAnsi="Times New Roman" w:cs="Times New Roman"/>
          <w:sz w:val="24"/>
          <w:szCs w:val="24"/>
        </w:rPr>
        <w:t xml:space="preserve"> DEU PAU NO BD KKKKKKK</w:t>
      </w:r>
    </w:p>
    <w:p w14:paraId="5A09A798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</w:p>
    <w:p w14:paraId="3F6F6742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>C:\xampp\mysql\bin&gt; -U ROOT</w:t>
      </w:r>
    </w:p>
    <w:p w14:paraId="2FD91E2D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>'-U' não é reconhecido como um comando interno</w:t>
      </w:r>
    </w:p>
    <w:p w14:paraId="37677DF6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>ou externo, um programa operável ou um arquivo em lotes.</w:t>
      </w:r>
    </w:p>
    <w:p w14:paraId="18582980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</w:p>
    <w:p w14:paraId="093CD2E5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>C:\xampp\mysql\bin&gt;MYSQL -U ROOT</w:t>
      </w:r>
    </w:p>
    <w:p w14:paraId="7D7341ED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ERROR 1045 (28000): Access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denied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'EIH6NL217'@'localhost' (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: NO)</w:t>
      </w:r>
    </w:p>
    <w:p w14:paraId="49B51DC7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</w:p>
    <w:p w14:paraId="44443EB9" w14:textId="20D1DADA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>C:\xampp\mysql\bin&gt;mysql -u root</w:t>
      </w:r>
      <w:r>
        <w:rPr>
          <w:rFonts w:ascii="Times New Roman" w:hAnsi="Times New Roman" w:cs="Times New Roman"/>
          <w:sz w:val="24"/>
          <w:szCs w:val="24"/>
        </w:rPr>
        <w:t xml:space="preserve"> SÓ ENTRA O MYSQL -U ROOT COM CARACTERES MINÚSCULOS</w:t>
      </w:r>
    </w:p>
    <w:p w14:paraId="09271A79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Welcome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monitor. 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Commands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540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\g.</w:t>
      </w:r>
    </w:p>
    <w:p w14:paraId="3C2F5093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connection id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7E32EF37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Server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: 10.4.32-MariaDB mariadb.org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binary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</w:p>
    <w:p w14:paraId="03100CB1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</w:p>
    <w:p w14:paraId="19C39195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Copyright (c) 2000, 2018, Oracle,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Corporation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Ab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.</w:t>
      </w:r>
    </w:p>
    <w:p w14:paraId="7EB4CC35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</w:p>
    <w:p w14:paraId="790AFE3E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'help;'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'\h' for help.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'\c'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statement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.</w:t>
      </w:r>
    </w:p>
    <w:p w14:paraId="35C88D6E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</w:p>
    <w:p w14:paraId="69E68701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[(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)]&gt; use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hotel_db</w:t>
      </w:r>
      <w:proofErr w:type="spellEnd"/>
    </w:p>
    <w:p w14:paraId="4BD62D98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changed</w:t>
      </w:r>
      <w:proofErr w:type="spellEnd"/>
    </w:p>
    <w:p w14:paraId="72A00033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]&gt;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cliente</w:t>
      </w:r>
    </w:p>
    <w:p w14:paraId="7F349883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    -&gt;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cliente;</w:t>
      </w:r>
    </w:p>
    <w:p w14:paraId="1FCBE0B0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ERROR 1064 (42000):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corresponds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cliente'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6B778698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]&gt;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cliente;</w:t>
      </w:r>
    </w:p>
    <w:p w14:paraId="63735A12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>+----+------+--------------+--------------+</w:t>
      </w:r>
    </w:p>
    <w:p w14:paraId="5B535142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| id | nome |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       | telefone     |</w:t>
      </w:r>
    </w:p>
    <w:p w14:paraId="26614052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lastRenderedPageBreak/>
        <w:t>+----+------+--------------+--------------+</w:t>
      </w:r>
    </w:p>
    <w:p w14:paraId="7BED607A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5406">
        <w:rPr>
          <w:rFonts w:ascii="Times New Roman" w:hAnsi="Times New Roman" w:cs="Times New Roman"/>
          <w:sz w:val="24"/>
          <w:szCs w:val="24"/>
        </w:rPr>
        <w:t>|  1</w:t>
      </w:r>
      <w:proofErr w:type="gramEnd"/>
      <w:r w:rsidRPr="00805406">
        <w:rPr>
          <w:rFonts w:ascii="Times New Roman" w:hAnsi="Times New Roman" w:cs="Times New Roman"/>
          <w:sz w:val="24"/>
          <w:szCs w:val="24"/>
        </w:rPr>
        <w:t xml:space="preserve"> | JOÃO | JH@GMAIL.COM | 31 999923451 |</w:t>
      </w:r>
    </w:p>
    <w:p w14:paraId="5C9B2E97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>+----+------+--------------+--------------+</w:t>
      </w:r>
    </w:p>
    <w:p w14:paraId="485743E0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in set (0.001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)</w:t>
      </w:r>
    </w:p>
    <w:p w14:paraId="56D3CD3A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</w:p>
    <w:p w14:paraId="167516A5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805406">
        <w:rPr>
          <w:rFonts w:ascii="Times New Roman" w:hAnsi="Times New Roman" w:cs="Times New Roman"/>
          <w:sz w:val="24"/>
          <w:szCs w:val="24"/>
        </w:rPr>
        <w:t>&gt;  INSERT</w:t>
      </w:r>
      <w:proofErr w:type="gramEnd"/>
      <w:r w:rsidRPr="00805406">
        <w:rPr>
          <w:rFonts w:ascii="Times New Roman" w:hAnsi="Times New Roman" w:cs="Times New Roman"/>
          <w:sz w:val="24"/>
          <w:szCs w:val="24"/>
        </w:rPr>
        <w:t xml:space="preserve"> INTO cliente (nome,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, telefone) VALUES ('JOSÉ', 'JOSE@GMAIL.COM', '31 999923451');</w:t>
      </w:r>
    </w:p>
    <w:p w14:paraId="24F272FD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(0.016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)</w:t>
      </w:r>
    </w:p>
    <w:p w14:paraId="04320C7C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</w:p>
    <w:p w14:paraId="0F15A9D9" w14:textId="1439CF63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805406">
        <w:rPr>
          <w:rFonts w:ascii="Times New Roman" w:hAnsi="Times New Roman" w:cs="Times New Roman"/>
          <w:sz w:val="24"/>
          <w:szCs w:val="24"/>
        </w:rPr>
        <w:t>&gt;  INSERT</w:t>
      </w:r>
      <w:proofErr w:type="gramEnd"/>
      <w:r w:rsidRPr="00805406">
        <w:rPr>
          <w:rFonts w:ascii="Times New Roman" w:hAnsi="Times New Roman" w:cs="Times New Roman"/>
          <w:sz w:val="24"/>
          <w:szCs w:val="24"/>
        </w:rPr>
        <w:t xml:space="preserve"> INTO cliente (nome,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, telefone) VALUES ('MARIA', 'MARIA@GMAIL.COM', '31 999924321');</w:t>
      </w:r>
      <w:r>
        <w:rPr>
          <w:rFonts w:ascii="Times New Roman" w:hAnsi="Times New Roman" w:cs="Times New Roman"/>
          <w:sz w:val="24"/>
          <w:szCs w:val="24"/>
        </w:rPr>
        <w:t xml:space="preserve"> INSERINDO DADOS</w:t>
      </w:r>
    </w:p>
    <w:p w14:paraId="4D21912B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(0.017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)</w:t>
      </w:r>
    </w:p>
    <w:p w14:paraId="1BCB0653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</w:p>
    <w:p w14:paraId="56BE609D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540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]&gt; SELECT * FROM cliente;</w:t>
      </w:r>
    </w:p>
    <w:p w14:paraId="608D454B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>+----+-------+-----------------+--------------+</w:t>
      </w:r>
    </w:p>
    <w:p w14:paraId="26A83B6B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| id | </w:t>
      </w:r>
      <w:proofErr w:type="gramStart"/>
      <w:r w:rsidRPr="00805406">
        <w:rPr>
          <w:rFonts w:ascii="Times New Roman" w:hAnsi="Times New Roman" w:cs="Times New Roman"/>
          <w:sz w:val="24"/>
          <w:szCs w:val="24"/>
        </w:rPr>
        <w:t>nome  |</w:t>
      </w:r>
      <w:proofErr w:type="gramEnd"/>
      <w:r w:rsidRPr="00805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          | telefone     |</w:t>
      </w:r>
    </w:p>
    <w:p w14:paraId="1EFC444D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>+----+-------+-----------------+--------------+</w:t>
      </w:r>
    </w:p>
    <w:p w14:paraId="4ED4FBF0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5406">
        <w:rPr>
          <w:rFonts w:ascii="Times New Roman" w:hAnsi="Times New Roman" w:cs="Times New Roman"/>
          <w:sz w:val="24"/>
          <w:szCs w:val="24"/>
        </w:rPr>
        <w:t>|  1</w:t>
      </w:r>
      <w:proofErr w:type="gramEnd"/>
      <w:r w:rsidRPr="00805406">
        <w:rPr>
          <w:rFonts w:ascii="Times New Roman" w:hAnsi="Times New Roman" w:cs="Times New Roman"/>
          <w:sz w:val="24"/>
          <w:szCs w:val="24"/>
        </w:rPr>
        <w:t xml:space="preserve"> | JOÃO  | JH@GMAIL.COM    | 31 999923451 |</w:t>
      </w:r>
    </w:p>
    <w:p w14:paraId="5BD20858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5406">
        <w:rPr>
          <w:rFonts w:ascii="Times New Roman" w:hAnsi="Times New Roman" w:cs="Times New Roman"/>
          <w:sz w:val="24"/>
          <w:szCs w:val="24"/>
        </w:rPr>
        <w:t>|  2</w:t>
      </w:r>
      <w:proofErr w:type="gramEnd"/>
      <w:r w:rsidRPr="00805406">
        <w:rPr>
          <w:rFonts w:ascii="Times New Roman" w:hAnsi="Times New Roman" w:cs="Times New Roman"/>
          <w:sz w:val="24"/>
          <w:szCs w:val="24"/>
        </w:rPr>
        <w:t xml:space="preserve"> | JOSÉ  | JOSE@GMAIL.COM  | 31 999923451 |</w:t>
      </w:r>
    </w:p>
    <w:p w14:paraId="2396EFDD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5406">
        <w:rPr>
          <w:rFonts w:ascii="Times New Roman" w:hAnsi="Times New Roman" w:cs="Times New Roman"/>
          <w:sz w:val="24"/>
          <w:szCs w:val="24"/>
        </w:rPr>
        <w:t>|  3</w:t>
      </w:r>
      <w:proofErr w:type="gramEnd"/>
      <w:r w:rsidRPr="00805406">
        <w:rPr>
          <w:rFonts w:ascii="Times New Roman" w:hAnsi="Times New Roman" w:cs="Times New Roman"/>
          <w:sz w:val="24"/>
          <w:szCs w:val="24"/>
        </w:rPr>
        <w:t xml:space="preserve"> | MARIA | MARIA@GMAIL.COM | 31 999924321 |</w:t>
      </w:r>
    </w:p>
    <w:p w14:paraId="707CA73B" w14:textId="77777777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>+----+-------+-----------------+--------------+</w:t>
      </w:r>
    </w:p>
    <w:p w14:paraId="79287A3E" w14:textId="6D7DE826" w:rsidR="00805406" w:rsidRPr="00805406" w:rsidRDefault="00805406" w:rsidP="00805406">
      <w:pPr>
        <w:rPr>
          <w:rFonts w:ascii="Times New Roman" w:hAnsi="Times New Roman" w:cs="Times New Roman"/>
          <w:sz w:val="24"/>
          <w:szCs w:val="24"/>
        </w:rPr>
      </w:pPr>
      <w:r w:rsidRPr="00805406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 xml:space="preserve"> in set (0.000 </w:t>
      </w:r>
      <w:proofErr w:type="spellStart"/>
      <w:r w:rsidRPr="00805406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80540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TRES DADOS INSERIDOS CONFORME SOLICITADO</w:t>
      </w:r>
    </w:p>
    <w:p w14:paraId="68E6559E" w14:textId="75D8E55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]&gt;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[(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)]&gt; USE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DEU PAU</w:t>
      </w:r>
    </w:p>
    <w:p w14:paraId="676F8D1A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    -&gt;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[(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)]&gt; USE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;</w:t>
      </w:r>
    </w:p>
    <w:p w14:paraId="3D84FE34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ERROR 1064 (42000):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corresponds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[(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)]&gt; USE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</w:p>
    <w:p w14:paraId="3218EFFA" w14:textId="53832975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[(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)]&gt; USE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VOLTANDO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hotel_db</w:t>
      </w:r>
      <w:proofErr w:type="spellEnd"/>
    </w:p>
    <w:p w14:paraId="01BB108F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]&gt;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hoteis</w:t>
      </w:r>
      <w:proofErr w:type="spellEnd"/>
    </w:p>
    <w:p w14:paraId="0076DD0C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    -&gt;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hoteis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;</w:t>
      </w:r>
    </w:p>
    <w:p w14:paraId="6B0AD772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ERROR 1064 (42000):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corresponds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hoteis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9F82932" w14:textId="70A6F824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2C3C">
        <w:rPr>
          <w:rFonts w:ascii="Times New Roman" w:hAnsi="Times New Roman" w:cs="Times New Roman"/>
          <w:sz w:val="24"/>
          <w:szCs w:val="24"/>
        </w:rPr>
        <w:lastRenderedPageBreak/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]&gt; show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tables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VENDO TABELAS DO BD</w:t>
      </w:r>
    </w:p>
    <w:p w14:paraId="6051227A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+--------------------+</w:t>
      </w:r>
    </w:p>
    <w:p w14:paraId="23A48ED2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Tables_in_hotel_db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7B07C25C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+--------------------+</w:t>
      </w:r>
    </w:p>
    <w:p w14:paraId="73B84CD6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| cliente            |</w:t>
      </w:r>
    </w:p>
    <w:p w14:paraId="0068B30B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hoteis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4BA965DE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| quartos            |</w:t>
      </w:r>
    </w:p>
    <w:p w14:paraId="3CB5CA52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| reservas           |</w:t>
      </w:r>
    </w:p>
    <w:p w14:paraId="251F7765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+--------------------+</w:t>
      </w:r>
    </w:p>
    <w:p w14:paraId="43341BBB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in set (0.002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)</w:t>
      </w:r>
    </w:p>
    <w:p w14:paraId="4118BE0F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</w:p>
    <w:p w14:paraId="6D401937" w14:textId="22EF761D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]&gt;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hoteis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VENDO AS COLUNAS DA TABELA HOTEIS</w:t>
      </w:r>
    </w:p>
    <w:p w14:paraId="4F145608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+----------+--------------+------+-----+---------+----------------+</w:t>
      </w:r>
    </w:p>
    <w:p w14:paraId="5A353EE8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| Field    |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        |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| Key | Default | Extra          |</w:t>
      </w:r>
    </w:p>
    <w:p w14:paraId="47BB277E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+----------+--------------+------+-----+---------+----------------+</w:t>
      </w:r>
    </w:p>
    <w:p w14:paraId="71E6E51C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| id       | </w:t>
      </w:r>
      <w:proofErr w:type="spellStart"/>
      <w:proofErr w:type="gramStart"/>
      <w:r w:rsidRPr="00B82C3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2C3C">
        <w:rPr>
          <w:rFonts w:ascii="Times New Roman" w:hAnsi="Times New Roman" w:cs="Times New Roman"/>
          <w:sz w:val="24"/>
          <w:szCs w:val="24"/>
        </w:rPr>
        <w:t xml:space="preserve">11)      | NO   | PRI | NULL    |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auto_increment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1F0694B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| nome     | </w:t>
      </w:r>
      <w:proofErr w:type="spellStart"/>
      <w:proofErr w:type="gramStart"/>
      <w:r w:rsidRPr="00B82C3C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2C3C">
        <w:rPr>
          <w:rFonts w:ascii="Times New Roman" w:hAnsi="Times New Roman" w:cs="Times New Roman"/>
          <w:sz w:val="24"/>
          <w:szCs w:val="24"/>
        </w:rPr>
        <w:t>100) | NO   |     | NULL    |                |</w:t>
      </w:r>
    </w:p>
    <w:p w14:paraId="3F04417B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| cidade   | </w:t>
      </w:r>
      <w:proofErr w:type="spellStart"/>
      <w:proofErr w:type="gramStart"/>
      <w:r w:rsidRPr="00B82C3C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2C3C">
        <w:rPr>
          <w:rFonts w:ascii="Times New Roman" w:hAnsi="Times New Roman" w:cs="Times New Roman"/>
          <w:sz w:val="24"/>
          <w:szCs w:val="24"/>
        </w:rPr>
        <w:t>100) | NO   |     | NULL    |                |</w:t>
      </w:r>
    </w:p>
    <w:p w14:paraId="2150E05B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| estrelas | </w:t>
      </w:r>
      <w:proofErr w:type="spellStart"/>
      <w:proofErr w:type="gramStart"/>
      <w:r w:rsidRPr="00B82C3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2C3C">
        <w:rPr>
          <w:rFonts w:ascii="Times New Roman" w:hAnsi="Times New Roman" w:cs="Times New Roman"/>
          <w:sz w:val="24"/>
          <w:szCs w:val="24"/>
        </w:rPr>
        <w:t>11)      | YES  |     | NULL    |                |</w:t>
      </w:r>
    </w:p>
    <w:p w14:paraId="36BBC047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+----------+--------------+------+-----+---------+----------------+</w:t>
      </w:r>
    </w:p>
    <w:p w14:paraId="5BCC26A1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in set (0.052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)</w:t>
      </w:r>
    </w:p>
    <w:p w14:paraId="41F2C93A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</w:p>
    <w:p w14:paraId="1A1E8EA3" w14:textId="58BE716A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]&gt; INSERT INTO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hoteis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(nome, cidade, estrelas) VALUES ('BLUE SKY HOSTEL', 'SALVADOR-BA', '3');</w:t>
      </w:r>
      <w:r>
        <w:rPr>
          <w:rFonts w:ascii="Times New Roman" w:hAnsi="Times New Roman" w:cs="Times New Roman"/>
          <w:sz w:val="24"/>
          <w:szCs w:val="24"/>
        </w:rPr>
        <w:t xml:space="preserve"> INSERINDO DADOS NA TABELA HOTEIS</w:t>
      </w:r>
    </w:p>
    <w:p w14:paraId="2152D184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(0.018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)</w:t>
      </w:r>
    </w:p>
    <w:p w14:paraId="013C87AE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</w:p>
    <w:p w14:paraId="0A2DBFB5" w14:textId="7B752A4C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]&gt; INSERT INTO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hoteis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(nome, cidade, estrelas) VALUES ('RED SOUTH HOTEL', 'NATAL-RN', '5');</w:t>
      </w:r>
      <w:r>
        <w:rPr>
          <w:rFonts w:ascii="Times New Roman" w:hAnsi="Times New Roman" w:cs="Times New Roman"/>
          <w:sz w:val="24"/>
          <w:szCs w:val="24"/>
        </w:rPr>
        <w:t xml:space="preserve"> INSERINDO DADOS NA TABELA HOTEIS</w:t>
      </w:r>
    </w:p>
    <w:p w14:paraId="18203DA7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(0.016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)</w:t>
      </w:r>
    </w:p>
    <w:p w14:paraId="27E9E5CE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</w:p>
    <w:p w14:paraId="5321DF85" w14:textId="586EDAA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2C3C">
        <w:rPr>
          <w:rFonts w:ascii="Times New Roman" w:hAnsi="Times New Roman" w:cs="Times New Roman"/>
          <w:sz w:val="24"/>
          <w:szCs w:val="24"/>
        </w:rPr>
        <w:lastRenderedPageBreak/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]&gt; INSERT INTO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hoteis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(nome, cidade, estrelas) VALUES ('DIAMOND HOSTEL', 'FORTALEZA-CE', '4');</w:t>
      </w:r>
      <w:r>
        <w:rPr>
          <w:rFonts w:ascii="Times New Roman" w:hAnsi="Times New Roman" w:cs="Times New Roman"/>
          <w:sz w:val="24"/>
          <w:szCs w:val="24"/>
        </w:rPr>
        <w:t xml:space="preserve"> INSERINDO DADOS NA TABELA HOTEIS</w:t>
      </w:r>
    </w:p>
    <w:p w14:paraId="5588E50B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(0.016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)</w:t>
      </w:r>
    </w:p>
    <w:p w14:paraId="7FC7B28E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</w:p>
    <w:p w14:paraId="2B19F071" w14:textId="0EF3B830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]&gt; SELECT * FROM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hoteis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VERIFICANDO DADOS INSERIDOS NA TABELA HOTEIS</w:t>
      </w:r>
    </w:p>
    <w:p w14:paraId="1D29E676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+----+-----------------+--------------+----------+</w:t>
      </w:r>
    </w:p>
    <w:p w14:paraId="6B7AF450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| id | nome            | cidade       | estrelas |</w:t>
      </w:r>
    </w:p>
    <w:p w14:paraId="66FB8AC9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+----+-----------------+--------------+----------+</w:t>
      </w:r>
    </w:p>
    <w:p w14:paraId="5B08263F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82C3C">
        <w:rPr>
          <w:rFonts w:ascii="Times New Roman" w:hAnsi="Times New Roman" w:cs="Times New Roman"/>
          <w:sz w:val="24"/>
          <w:szCs w:val="24"/>
        </w:rPr>
        <w:t>|  1</w:t>
      </w:r>
      <w:proofErr w:type="gramEnd"/>
      <w:r w:rsidRPr="00B82C3C">
        <w:rPr>
          <w:rFonts w:ascii="Times New Roman" w:hAnsi="Times New Roman" w:cs="Times New Roman"/>
          <w:sz w:val="24"/>
          <w:szCs w:val="24"/>
        </w:rPr>
        <w:t xml:space="preserve"> | BLUE SKY HOSTEL | SALVADOR-BA  |        3 |</w:t>
      </w:r>
    </w:p>
    <w:p w14:paraId="62B027EF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82C3C">
        <w:rPr>
          <w:rFonts w:ascii="Times New Roman" w:hAnsi="Times New Roman" w:cs="Times New Roman"/>
          <w:sz w:val="24"/>
          <w:szCs w:val="24"/>
        </w:rPr>
        <w:t>|  2</w:t>
      </w:r>
      <w:proofErr w:type="gramEnd"/>
      <w:r w:rsidRPr="00B82C3C">
        <w:rPr>
          <w:rFonts w:ascii="Times New Roman" w:hAnsi="Times New Roman" w:cs="Times New Roman"/>
          <w:sz w:val="24"/>
          <w:szCs w:val="24"/>
        </w:rPr>
        <w:t xml:space="preserve"> | RED SOUTH HOTEL | NATAL-RN     |        5 |</w:t>
      </w:r>
    </w:p>
    <w:p w14:paraId="1AF8EEFE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82C3C">
        <w:rPr>
          <w:rFonts w:ascii="Times New Roman" w:hAnsi="Times New Roman" w:cs="Times New Roman"/>
          <w:sz w:val="24"/>
          <w:szCs w:val="24"/>
        </w:rPr>
        <w:t>|  3</w:t>
      </w:r>
      <w:proofErr w:type="gramEnd"/>
      <w:r w:rsidRPr="00B82C3C">
        <w:rPr>
          <w:rFonts w:ascii="Times New Roman" w:hAnsi="Times New Roman" w:cs="Times New Roman"/>
          <w:sz w:val="24"/>
          <w:szCs w:val="24"/>
        </w:rPr>
        <w:t xml:space="preserve"> | DIAMOND HOSTEL  | FORTALEZA-CE |        4 |</w:t>
      </w:r>
    </w:p>
    <w:p w14:paraId="5AF540B7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>+----+-----------------+--------------+----------+</w:t>
      </w:r>
    </w:p>
    <w:p w14:paraId="0DC0A066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  <w:r w:rsidRPr="00B82C3C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in set (0.001 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)</w:t>
      </w:r>
    </w:p>
    <w:p w14:paraId="31D61C75" w14:textId="77777777" w:rsidR="00B82C3C" w:rsidRPr="00B82C3C" w:rsidRDefault="00B82C3C" w:rsidP="00B82C3C">
      <w:pPr>
        <w:rPr>
          <w:rFonts w:ascii="Times New Roman" w:hAnsi="Times New Roman" w:cs="Times New Roman"/>
          <w:sz w:val="24"/>
          <w:szCs w:val="24"/>
        </w:rPr>
      </w:pPr>
    </w:p>
    <w:p w14:paraId="44D042D9" w14:textId="371CF41B" w:rsidR="002C049A" w:rsidRPr="002C049A" w:rsidRDefault="00B82C3C" w:rsidP="002C04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2C3C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82C3C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B82C3C">
        <w:rPr>
          <w:rFonts w:ascii="Times New Roman" w:hAnsi="Times New Roman" w:cs="Times New Roman"/>
          <w:sz w:val="24"/>
          <w:szCs w:val="24"/>
        </w:rPr>
        <w:t>]&gt;</w:t>
      </w:r>
      <w:r w:rsidR="002C049A">
        <w:rPr>
          <w:rFonts w:ascii="Times New Roman" w:hAnsi="Times New Roman" w:cs="Times New Roman"/>
          <w:sz w:val="24"/>
          <w:szCs w:val="24"/>
        </w:rPr>
        <w:t xml:space="preserve"> </w:t>
      </w:r>
      <w:r w:rsidR="002C049A" w:rsidRPr="002C049A">
        <w:rPr>
          <w:rFonts w:ascii="Times New Roman" w:hAnsi="Times New Roman" w:cs="Times New Roman"/>
          <w:sz w:val="24"/>
          <w:szCs w:val="24"/>
        </w:rPr>
        <w:t>INSERT INTO quartos (</w:t>
      </w:r>
      <w:proofErr w:type="spellStart"/>
      <w:r w:rsidR="002C049A" w:rsidRPr="002C049A">
        <w:rPr>
          <w:rFonts w:ascii="Times New Roman" w:hAnsi="Times New Roman" w:cs="Times New Roman"/>
          <w:sz w:val="24"/>
          <w:szCs w:val="24"/>
        </w:rPr>
        <w:t>hotel_id</w:t>
      </w:r>
      <w:proofErr w:type="spellEnd"/>
      <w:r w:rsidR="002C049A" w:rsidRPr="002C04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049A" w:rsidRPr="002C049A">
        <w:rPr>
          <w:rFonts w:ascii="Times New Roman" w:hAnsi="Times New Roman" w:cs="Times New Roman"/>
          <w:sz w:val="24"/>
          <w:szCs w:val="24"/>
        </w:rPr>
        <w:t>numero</w:t>
      </w:r>
      <w:proofErr w:type="spellEnd"/>
      <w:r w:rsidR="002C049A" w:rsidRPr="002C049A">
        <w:rPr>
          <w:rFonts w:ascii="Times New Roman" w:hAnsi="Times New Roman" w:cs="Times New Roman"/>
          <w:sz w:val="24"/>
          <w:szCs w:val="24"/>
        </w:rPr>
        <w:t xml:space="preserve">, tipo, </w:t>
      </w:r>
      <w:proofErr w:type="spellStart"/>
      <w:r w:rsidR="002C049A" w:rsidRPr="002C049A">
        <w:rPr>
          <w:rFonts w:ascii="Times New Roman" w:hAnsi="Times New Roman" w:cs="Times New Roman"/>
          <w:sz w:val="24"/>
          <w:szCs w:val="24"/>
        </w:rPr>
        <w:t>preco_diaria</w:t>
      </w:r>
      <w:proofErr w:type="spellEnd"/>
      <w:r w:rsidR="002C049A" w:rsidRPr="002C04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049A" w:rsidRPr="002C049A">
        <w:rPr>
          <w:rFonts w:ascii="Times New Roman" w:hAnsi="Times New Roman" w:cs="Times New Roman"/>
          <w:sz w:val="24"/>
          <w:szCs w:val="24"/>
        </w:rPr>
        <w:t>Disponivel</w:t>
      </w:r>
      <w:proofErr w:type="spellEnd"/>
      <w:r w:rsidR="002C049A" w:rsidRPr="002C049A">
        <w:rPr>
          <w:rFonts w:ascii="Times New Roman" w:hAnsi="Times New Roman" w:cs="Times New Roman"/>
          <w:sz w:val="24"/>
          <w:szCs w:val="24"/>
        </w:rPr>
        <w:t>) VALUES (2, 103, '</w:t>
      </w:r>
      <w:proofErr w:type="spellStart"/>
      <w:r w:rsidR="002C049A" w:rsidRPr="002C049A">
        <w:rPr>
          <w:rFonts w:ascii="Times New Roman" w:hAnsi="Times New Roman" w:cs="Times New Roman"/>
          <w:sz w:val="24"/>
          <w:szCs w:val="24"/>
        </w:rPr>
        <w:t>padrao</w:t>
      </w:r>
      <w:proofErr w:type="spellEnd"/>
      <w:r w:rsidR="002C049A" w:rsidRPr="002C049A">
        <w:rPr>
          <w:rFonts w:ascii="Times New Roman" w:hAnsi="Times New Roman" w:cs="Times New Roman"/>
          <w:sz w:val="24"/>
          <w:szCs w:val="24"/>
        </w:rPr>
        <w:t>', 150, 1);</w:t>
      </w:r>
      <w:r w:rsidR="002C049A">
        <w:rPr>
          <w:rFonts w:ascii="Times New Roman" w:hAnsi="Times New Roman" w:cs="Times New Roman"/>
          <w:sz w:val="24"/>
          <w:szCs w:val="24"/>
        </w:rPr>
        <w:t xml:space="preserve"> INSERINDO DADOS NA TABELA QUARTOS</w:t>
      </w:r>
    </w:p>
    <w:p w14:paraId="04A15980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r w:rsidRPr="002C049A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(0.017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>)</w:t>
      </w:r>
    </w:p>
    <w:p w14:paraId="3CF32EBC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</w:p>
    <w:p w14:paraId="7F7E9702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049A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>]&gt; INSERT INTO quartos (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hotel_id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numero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, tipo,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preco_diaria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Disponivel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>) VALUES (1, 410, 'duplo', 250, 0);</w:t>
      </w:r>
      <w:r>
        <w:rPr>
          <w:rFonts w:ascii="Times New Roman" w:hAnsi="Times New Roman" w:cs="Times New Roman"/>
          <w:sz w:val="24"/>
          <w:szCs w:val="24"/>
        </w:rPr>
        <w:t xml:space="preserve"> INSERINDO DADOS NA TABELA QUARTOS</w:t>
      </w:r>
    </w:p>
    <w:p w14:paraId="5854B4B8" w14:textId="367434AB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</w:p>
    <w:p w14:paraId="44A5C931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r w:rsidRPr="002C049A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(0.016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>)</w:t>
      </w:r>
    </w:p>
    <w:p w14:paraId="2724282E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</w:p>
    <w:p w14:paraId="03D9CE07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049A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>]&gt; INSERT INTO quartos (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hotel_id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numero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, tipo,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preco_diaria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Disponivel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>) VALUES (3, 1010, '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>', 450, 1);</w:t>
      </w:r>
      <w:r>
        <w:rPr>
          <w:rFonts w:ascii="Times New Roman" w:hAnsi="Times New Roman" w:cs="Times New Roman"/>
          <w:sz w:val="24"/>
          <w:szCs w:val="24"/>
        </w:rPr>
        <w:t xml:space="preserve"> INSERINDO DADOS NA TABELA QUARTOS</w:t>
      </w:r>
    </w:p>
    <w:p w14:paraId="31263C36" w14:textId="55C19F9C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</w:p>
    <w:p w14:paraId="22E0B2BE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r w:rsidRPr="002C049A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(0.017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>)</w:t>
      </w:r>
    </w:p>
    <w:p w14:paraId="2135F5AC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</w:p>
    <w:p w14:paraId="2E1E8860" w14:textId="21D8A30C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049A">
        <w:rPr>
          <w:rFonts w:ascii="Times New Roman" w:hAnsi="Times New Roman" w:cs="Times New Roman"/>
          <w:sz w:val="24"/>
          <w:szCs w:val="24"/>
        </w:rPr>
        <w:lastRenderedPageBreak/>
        <w:t>MariaDB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]&gt; SELECT * FROM </w:t>
      </w:r>
      <w:proofErr w:type="gramStart"/>
      <w:r w:rsidRPr="002C049A">
        <w:rPr>
          <w:rFonts w:ascii="Times New Roman" w:hAnsi="Times New Roman" w:cs="Times New Roman"/>
          <w:sz w:val="24"/>
          <w:szCs w:val="24"/>
        </w:rPr>
        <w:t>quartos;</w:t>
      </w:r>
      <w:r>
        <w:rPr>
          <w:rFonts w:ascii="Times New Roman" w:hAnsi="Times New Roman" w:cs="Times New Roman"/>
          <w:sz w:val="24"/>
          <w:szCs w:val="24"/>
        </w:rPr>
        <w:t xml:space="preserve">  VERIFICANDO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DADOS INSERIDOS NA TABELA QUARTOS</w:t>
      </w:r>
    </w:p>
    <w:p w14:paraId="646289E3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r w:rsidRPr="002C049A">
        <w:rPr>
          <w:rFonts w:ascii="Times New Roman" w:hAnsi="Times New Roman" w:cs="Times New Roman"/>
          <w:sz w:val="24"/>
          <w:szCs w:val="24"/>
        </w:rPr>
        <w:t>+----+----------+--------+---------+--------------+------------+</w:t>
      </w:r>
    </w:p>
    <w:p w14:paraId="3350C074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r w:rsidRPr="002C049A">
        <w:rPr>
          <w:rFonts w:ascii="Times New Roman" w:hAnsi="Times New Roman" w:cs="Times New Roman"/>
          <w:sz w:val="24"/>
          <w:szCs w:val="24"/>
        </w:rPr>
        <w:t xml:space="preserve">| id |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hotel_id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numero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| tipo    |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preco_diaria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Disponivel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3BF3E6B3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r w:rsidRPr="002C049A">
        <w:rPr>
          <w:rFonts w:ascii="Times New Roman" w:hAnsi="Times New Roman" w:cs="Times New Roman"/>
          <w:sz w:val="24"/>
          <w:szCs w:val="24"/>
        </w:rPr>
        <w:t>+----+----------+--------+---------+--------------+------------+</w:t>
      </w:r>
    </w:p>
    <w:p w14:paraId="16E64296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049A">
        <w:rPr>
          <w:rFonts w:ascii="Times New Roman" w:hAnsi="Times New Roman" w:cs="Times New Roman"/>
          <w:sz w:val="24"/>
          <w:szCs w:val="24"/>
        </w:rPr>
        <w:t>|  1</w:t>
      </w:r>
      <w:proofErr w:type="gramEnd"/>
      <w:r w:rsidRPr="002C049A">
        <w:rPr>
          <w:rFonts w:ascii="Times New Roman" w:hAnsi="Times New Roman" w:cs="Times New Roman"/>
          <w:sz w:val="24"/>
          <w:szCs w:val="24"/>
        </w:rPr>
        <w:t xml:space="preserve"> |        2 | 103    |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padrao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 |       150.00 |          1 |</w:t>
      </w:r>
    </w:p>
    <w:p w14:paraId="1A953B01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049A">
        <w:rPr>
          <w:rFonts w:ascii="Times New Roman" w:hAnsi="Times New Roman" w:cs="Times New Roman"/>
          <w:sz w:val="24"/>
          <w:szCs w:val="24"/>
        </w:rPr>
        <w:t>|  2</w:t>
      </w:r>
      <w:proofErr w:type="gramEnd"/>
      <w:r w:rsidRPr="002C049A">
        <w:rPr>
          <w:rFonts w:ascii="Times New Roman" w:hAnsi="Times New Roman" w:cs="Times New Roman"/>
          <w:sz w:val="24"/>
          <w:szCs w:val="24"/>
        </w:rPr>
        <w:t xml:space="preserve"> |        1 | 410    | duplo   |       250.00 |          0 |</w:t>
      </w:r>
    </w:p>
    <w:p w14:paraId="6A0545EA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049A">
        <w:rPr>
          <w:rFonts w:ascii="Times New Roman" w:hAnsi="Times New Roman" w:cs="Times New Roman"/>
          <w:sz w:val="24"/>
          <w:szCs w:val="24"/>
        </w:rPr>
        <w:t>|  3</w:t>
      </w:r>
      <w:proofErr w:type="gramEnd"/>
      <w:r w:rsidRPr="002C049A">
        <w:rPr>
          <w:rFonts w:ascii="Times New Roman" w:hAnsi="Times New Roman" w:cs="Times New Roman"/>
          <w:sz w:val="24"/>
          <w:szCs w:val="24"/>
        </w:rPr>
        <w:t xml:space="preserve"> |        3 | 1010   |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|       450.00 |          1 |</w:t>
      </w:r>
    </w:p>
    <w:p w14:paraId="675816D2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r w:rsidRPr="002C049A">
        <w:rPr>
          <w:rFonts w:ascii="Times New Roman" w:hAnsi="Times New Roman" w:cs="Times New Roman"/>
          <w:sz w:val="24"/>
          <w:szCs w:val="24"/>
        </w:rPr>
        <w:t>+----+----------+--------+---------+--------------+------------+</w:t>
      </w:r>
    </w:p>
    <w:p w14:paraId="397056F3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  <w:r w:rsidRPr="002C049A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in set (0.001 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>)</w:t>
      </w:r>
    </w:p>
    <w:p w14:paraId="25C467E5" w14:textId="77777777" w:rsidR="002C049A" w:rsidRPr="002C049A" w:rsidRDefault="002C049A" w:rsidP="002C049A">
      <w:pPr>
        <w:rPr>
          <w:rFonts w:ascii="Times New Roman" w:hAnsi="Times New Roman" w:cs="Times New Roman"/>
          <w:sz w:val="24"/>
          <w:szCs w:val="24"/>
        </w:rPr>
      </w:pPr>
    </w:p>
    <w:p w14:paraId="49060188" w14:textId="77777777" w:rsidR="00EB61E5" w:rsidRPr="00EB61E5" w:rsidRDefault="002C049A" w:rsidP="00EB6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049A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2C049A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2C049A">
        <w:rPr>
          <w:rFonts w:ascii="Times New Roman" w:hAnsi="Times New Roman" w:cs="Times New Roman"/>
          <w:sz w:val="24"/>
          <w:szCs w:val="24"/>
        </w:rPr>
        <w:t>]&gt;</w:t>
      </w:r>
      <w:r w:rsidR="00EB61E5">
        <w:rPr>
          <w:rFonts w:ascii="Times New Roman" w:hAnsi="Times New Roman" w:cs="Times New Roman"/>
          <w:sz w:val="24"/>
          <w:szCs w:val="24"/>
        </w:rPr>
        <w:t xml:space="preserve"> </w:t>
      </w:r>
      <w:r w:rsidR="00EB61E5" w:rsidRPr="00EB61E5">
        <w:rPr>
          <w:rFonts w:ascii="Times New Roman" w:hAnsi="Times New Roman" w:cs="Times New Roman"/>
          <w:sz w:val="24"/>
          <w:szCs w:val="24"/>
        </w:rPr>
        <w:t>DESC reservas;</w:t>
      </w:r>
    </w:p>
    <w:p w14:paraId="0675964D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>+--------------+---------------+------+-----+---------+----------------+</w:t>
      </w:r>
    </w:p>
    <w:p w14:paraId="6813BDEB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| Field        |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         |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| Key | Default | Extra          |</w:t>
      </w:r>
    </w:p>
    <w:p w14:paraId="5869D82E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>+--------------+---------------+------+-----+---------+----------------+</w:t>
      </w:r>
    </w:p>
    <w:p w14:paraId="6F97478E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| id           | </w:t>
      </w:r>
      <w:proofErr w:type="spellStart"/>
      <w:proofErr w:type="gramStart"/>
      <w:r w:rsidRPr="00EB61E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61E5">
        <w:rPr>
          <w:rFonts w:ascii="Times New Roman" w:hAnsi="Times New Roman" w:cs="Times New Roman"/>
          <w:sz w:val="24"/>
          <w:szCs w:val="24"/>
        </w:rPr>
        <w:t xml:space="preserve">11)       | NO   | PRI | NULL    |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auto_increment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9A1138A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cliente_id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  | </w:t>
      </w:r>
      <w:proofErr w:type="spellStart"/>
      <w:proofErr w:type="gramStart"/>
      <w:r w:rsidRPr="00EB61E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61E5">
        <w:rPr>
          <w:rFonts w:ascii="Times New Roman" w:hAnsi="Times New Roman" w:cs="Times New Roman"/>
          <w:sz w:val="24"/>
          <w:szCs w:val="24"/>
        </w:rPr>
        <w:t>11)       | NO   | MUL | NULL    |                |</w:t>
      </w:r>
    </w:p>
    <w:p w14:paraId="53775FD6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quarto_id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   | </w:t>
      </w:r>
      <w:proofErr w:type="spellStart"/>
      <w:proofErr w:type="gramStart"/>
      <w:r w:rsidRPr="00EB61E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61E5">
        <w:rPr>
          <w:rFonts w:ascii="Times New Roman" w:hAnsi="Times New Roman" w:cs="Times New Roman"/>
          <w:sz w:val="24"/>
          <w:szCs w:val="24"/>
        </w:rPr>
        <w:t>11)       | NO   | MUL | NULL    |                |</w:t>
      </w:r>
    </w:p>
    <w:p w14:paraId="25A47241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data_entrada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| date          | NO   |     | NULL    |                |</w:t>
      </w:r>
    </w:p>
    <w:p w14:paraId="30BFF577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data_saida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  | date          | NO   |     | NULL    |                |</w:t>
      </w:r>
    </w:p>
    <w:p w14:paraId="4F38A581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| Total        | </w:t>
      </w:r>
      <w:proofErr w:type="gramStart"/>
      <w:r w:rsidRPr="00EB61E5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EB61E5">
        <w:rPr>
          <w:rFonts w:ascii="Times New Roman" w:hAnsi="Times New Roman" w:cs="Times New Roman"/>
          <w:sz w:val="24"/>
          <w:szCs w:val="24"/>
        </w:rPr>
        <w:t>10,2) | NO   |     | NULL    |                |</w:t>
      </w:r>
    </w:p>
    <w:p w14:paraId="4B322672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>+--------------+---------------+------+-----+---------+----------------+</w:t>
      </w:r>
    </w:p>
    <w:p w14:paraId="5DF9C26C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6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in set (0.049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)</w:t>
      </w:r>
    </w:p>
    <w:p w14:paraId="51A48F5C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</w:p>
    <w:p w14:paraId="311CAC5E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61E5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]&gt; INSERT INTO (3, 6, '2026-10-10', '2026-10-15', 1250);</w:t>
      </w:r>
    </w:p>
    <w:p w14:paraId="340D53DD" w14:textId="2D9586AB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ERROR 1064 (42000):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corresponds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syntax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'(3, 6, '2026-10-10', '2026-10-15', 1250)'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 DEU PAU</w:t>
      </w:r>
    </w:p>
    <w:p w14:paraId="7E570439" w14:textId="17FCEB29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61E5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]&gt; INSERT INTO reservas (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cliente_id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quarto_id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data_entrada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data_saida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, Total) VALUES (3, 6, '2026-10-10', '2026-10-15', 1250);</w:t>
      </w:r>
      <w:r>
        <w:rPr>
          <w:rFonts w:ascii="Times New Roman" w:hAnsi="Times New Roman" w:cs="Times New Roman"/>
          <w:sz w:val="24"/>
          <w:szCs w:val="24"/>
        </w:rPr>
        <w:t xml:space="preserve"> INSERINDO DADOS NA TABELA RESERVAS</w:t>
      </w:r>
    </w:p>
    <w:p w14:paraId="6B49EEB9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(0.018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)</w:t>
      </w:r>
    </w:p>
    <w:p w14:paraId="0E581E54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</w:p>
    <w:p w14:paraId="65903E60" w14:textId="5E02E40D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61E5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]&gt; INSERT INTO reservas (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cliente_id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quarto_id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data_entrada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data_saida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, Total) VALUES (2, 5, '2026-09-10', '2026-09-12', 300);</w:t>
      </w:r>
      <w:r>
        <w:rPr>
          <w:rFonts w:ascii="Times New Roman" w:hAnsi="Times New Roman" w:cs="Times New Roman"/>
          <w:sz w:val="24"/>
          <w:szCs w:val="24"/>
        </w:rPr>
        <w:t xml:space="preserve"> INSERINDO DADOS NA TABELA RESERVAS</w:t>
      </w:r>
    </w:p>
    <w:p w14:paraId="69B5DC1D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(0.016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)</w:t>
      </w:r>
    </w:p>
    <w:p w14:paraId="00CA2C51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</w:p>
    <w:p w14:paraId="6712C27D" w14:textId="2FCB2CD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B61E5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]&gt; INSERT INTO reservas (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cliente_id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quarto_id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data_entrada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data_saida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, Total) VALUES (1, 7, '2026-08-10', '2026-08-15', 2250);</w:t>
      </w:r>
      <w:r>
        <w:rPr>
          <w:rFonts w:ascii="Times New Roman" w:hAnsi="Times New Roman" w:cs="Times New Roman"/>
          <w:sz w:val="24"/>
          <w:szCs w:val="24"/>
        </w:rPr>
        <w:t xml:space="preserve"> INSERINDO DADOS NA TABELA RESERVAS</w:t>
      </w:r>
    </w:p>
    <w:p w14:paraId="55BC35EA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Query OK, 1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(0.016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)</w:t>
      </w:r>
    </w:p>
    <w:p w14:paraId="306D24A8" w14:textId="77777777" w:rsidR="00EB61E5" w:rsidRPr="00EB61E5" w:rsidRDefault="00EB61E5" w:rsidP="00EB61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858047" w14:textId="6228170E" w:rsidR="00EB61E5" w:rsidRPr="002C049A" w:rsidRDefault="00EB61E5" w:rsidP="00EB61E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61E5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hotel_db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]&gt; SELECT * FROM reservas;</w:t>
      </w:r>
      <w:r>
        <w:rPr>
          <w:rFonts w:ascii="Times New Roman" w:hAnsi="Times New Roman" w:cs="Times New Roman"/>
          <w:sz w:val="24"/>
          <w:szCs w:val="24"/>
        </w:rPr>
        <w:t xml:space="preserve"> VERIFICANDO DADOS INSERIDOS NA TABELA RESERVAS</w:t>
      </w:r>
    </w:p>
    <w:p w14:paraId="662401EB" w14:textId="7C97051F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</w:p>
    <w:p w14:paraId="0E6A79C1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>+----+------------+-----------+--------------+------------+---------+</w:t>
      </w:r>
    </w:p>
    <w:p w14:paraId="25CD8B60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| id |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cliente_id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quarto_id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data_entrada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data_saida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| Total   |</w:t>
      </w:r>
    </w:p>
    <w:p w14:paraId="5968A66F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>+----+------------+-----------+--------------+------------+---------+</w:t>
      </w:r>
    </w:p>
    <w:p w14:paraId="1EC5D1E2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B61E5">
        <w:rPr>
          <w:rFonts w:ascii="Times New Roman" w:hAnsi="Times New Roman" w:cs="Times New Roman"/>
          <w:sz w:val="24"/>
          <w:szCs w:val="24"/>
        </w:rPr>
        <w:t>|  1</w:t>
      </w:r>
      <w:proofErr w:type="gramEnd"/>
      <w:r w:rsidRPr="00EB61E5">
        <w:rPr>
          <w:rFonts w:ascii="Times New Roman" w:hAnsi="Times New Roman" w:cs="Times New Roman"/>
          <w:sz w:val="24"/>
          <w:szCs w:val="24"/>
        </w:rPr>
        <w:t xml:space="preserve"> |          3 |         6 | 2026-10-10   | 2026-10-15 | 1250.00 |</w:t>
      </w:r>
    </w:p>
    <w:p w14:paraId="2611919C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B61E5">
        <w:rPr>
          <w:rFonts w:ascii="Times New Roman" w:hAnsi="Times New Roman" w:cs="Times New Roman"/>
          <w:sz w:val="24"/>
          <w:szCs w:val="24"/>
        </w:rPr>
        <w:t>|  2</w:t>
      </w:r>
      <w:proofErr w:type="gramEnd"/>
      <w:r w:rsidRPr="00EB61E5">
        <w:rPr>
          <w:rFonts w:ascii="Times New Roman" w:hAnsi="Times New Roman" w:cs="Times New Roman"/>
          <w:sz w:val="24"/>
          <w:szCs w:val="24"/>
        </w:rPr>
        <w:t xml:space="preserve"> |          2 |         5 | 2026-09-10   | 2026-09-12 |  300.00 |</w:t>
      </w:r>
    </w:p>
    <w:p w14:paraId="0B0BE498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B61E5">
        <w:rPr>
          <w:rFonts w:ascii="Times New Roman" w:hAnsi="Times New Roman" w:cs="Times New Roman"/>
          <w:sz w:val="24"/>
          <w:szCs w:val="24"/>
        </w:rPr>
        <w:t>|  3</w:t>
      </w:r>
      <w:proofErr w:type="gramEnd"/>
      <w:r w:rsidRPr="00EB61E5">
        <w:rPr>
          <w:rFonts w:ascii="Times New Roman" w:hAnsi="Times New Roman" w:cs="Times New Roman"/>
          <w:sz w:val="24"/>
          <w:szCs w:val="24"/>
        </w:rPr>
        <w:t xml:space="preserve"> |          1 |         7 | 2026-08-10   | 2026-08-15 | 2250.00 |</w:t>
      </w:r>
    </w:p>
    <w:p w14:paraId="624D434E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>+----+------------+-----------+--------------+------------+---------+</w:t>
      </w:r>
    </w:p>
    <w:p w14:paraId="491BE7FE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  <w:r w:rsidRPr="00EB61E5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 xml:space="preserve"> in set (0.001 </w:t>
      </w:r>
      <w:proofErr w:type="spellStart"/>
      <w:r w:rsidRPr="00EB61E5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Pr="00EB61E5">
        <w:rPr>
          <w:rFonts w:ascii="Times New Roman" w:hAnsi="Times New Roman" w:cs="Times New Roman"/>
          <w:sz w:val="24"/>
          <w:szCs w:val="24"/>
        </w:rPr>
        <w:t>)</w:t>
      </w:r>
    </w:p>
    <w:p w14:paraId="4E9FE140" w14:textId="77777777" w:rsidR="00EB61E5" w:rsidRPr="00EB61E5" w:rsidRDefault="00EB61E5" w:rsidP="00EB61E5">
      <w:pPr>
        <w:rPr>
          <w:rFonts w:ascii="Times New Roman" w:hAnsi="Times New Roman" w:cs="Times New Roman"/>
          <w:sz w:val="24"/>
          <w:szCs w:val="24"/>
        </w:rPr>
      </w:pPr>
    </w:p>
    <w:p w14:paraId="7D5CF434" w14:textId="5ECF2B1F" w:rsidR="008949BC" w:rsidRDefault="008949BC" w:rsidP="008949BC">
      <w:r>
        <w:t>FAZENDO BACK UP</w:t>
      </w:r>
      <w:r w:rsidR="00F850CB">
        <w:t xml:space="preserve"> – CRIAR BACK UP É GERAR UM ARQUIVO DE SEGURANÇA</w:t>
      </w:r>
    </w:p>
    <w:p w14:paraId="72116FEA" w14:textId="77777777" w:rsidR="008949BC" w:rsidRDefault="008949BC" w:rsidP="008949BC">
      <w:proofErr w:type="spellStart"/>
      <w:r>
        <w:t>MariaDB</w:t>
      </w:r>
      <w:proofErr w:type="spellEnd"/>
      <w:r>
        <w:t xml:space="preserve"> [</w:t>
      </w:r>
      <w:proofErr w:type="spellStart"/>
      <w:r>
        <w:t>hotel_db</w:t>
      </w:r>
      <w:proofErr w:type="spellEnd"/>
      <w:r>
        <w:t xml:space="preserve">]&gt; </w:t>
      </w:r>
      <w:proofErr w:type="spellStart"/>
      <w:r>
        <w:t>exit</w:t>
      </w:r>
      <w:proofErr w:type="spellEnd"/>
    </w:p>
    <w:p w14:paraId="21FF5C1F" w14:textId="77777777" w:rsidR="008949BC" w:rsidRDefault="008949BC" w:rsidP="008949BC">
      <w:r>
        <w:t>Bye</w:t>
      </w:r>
    </w:p>
    <w:p w14:paraId="5C7DCB54" w14:textId="77777777" w:rsidR="008949BC" w:rsidRDefault="008949BC" w:rsidP="008949BC"/>
    <w:p w14:paraId="60EE4CF3" w14:textId="77777777" w:rsidR="008949BC" w:rsidRDefault="008949BC" w:rsidP="008949BC">
      <w:r>
        <w:t xml:space="preserve">C:\xampp\mysql\bin&gt;mysqldump -u root </w:t>
      </w:r>
      <w:proofErr w:type="spellStart"/>
      <w:r>
        <w:t>hotel_db</w:t>
      </w:r>
      <w:proofErr w:type="spellEnd"/>
      <w:r>
        <w:t xml:space="preserve"> &gt; </w:t>
      </w:r>
      <w:proofErr w:type="spellStart"/>
      <w:r>
        <w:t>copia.sql</w:t>
      </w:r>
      <w:proofErr w:type="spellEnd"/>
    </w:p>
    <w:p w14:paraId="310AF4A6" w14:textId="77777777" w:rsidR="008949BC" w:rsidRDefault="008949BC" w:rsidP="008949BC"/>
    <w:p w14:paraId="0C584D23" w14:textId="77777777" w:rsidR="008949BC" w:rsidRDefault="008949BC" w:rsidP="008949BC">
      <w:r>
        <w:t>C:\xampp\mysql\bin&gt; BACK UP</w:t>
      </w:r>
    </w:p>
    <w:p w14:paraId="5FB351FB" w14:textId="77777777" w:rsidR="008949BC" w:rsidRDefault="008949BC"/>
    <w:p w14:paraId="10E00CD4" w14:textId="77DC943C" w:rsidR="00206623" w:rsidRDefault="008949BC">
      <w:r>
        <w:t>AULA 26-08-2026</w:t>
      </w:r>
    </w:p>
    <w:p w14:paraId="642FC6B8" w14:textId="7F1BB7BC" w:rsidR="008211C8" w:rsidRDefault="008211C8">
      <w:r>
        <w:lastRenderedPageBreak/>
        <w:t>ENTRANDO NO CMD E NO BANCO DE DADOS:</w:t>
      </w:r>
    </w:p>
    <w:p w14:paraId="66A1D6FB" w14:textId="77777777" w:rsidR="008211C8" w:rsidRDefault="008211C8" w:rsidP="008211C8"/>
    <w:p w14:paraId="1E294F91" w14:textId="69C15A8F" w:rsidR="008211C8" w:rsidRDefault="008211C8" w:rsidP="008211C8">
      <w:r>
        <w:t>C:\Users\EIH6NL102&gt;cd\</w:t>
      </w:r>
    </w:p>
    <w:p w14:paraId="7B87D468" w14:textId="77777777" w:rsidR="008211C8" w:rsidRDefault="008211C8" w:rsidP="008211C8">
      <w:r>
        <w:t xml:space="preserve">C:\&gt;cd </w:t>
      </w:r>
      <w:proofErr w:type="spellStart"/>
      <w:r>
        <w:t>xampp</w:t>
      </w:r>
      <w:proofErr w:type="spellEnd"/>
      <w:r>
        <w:t>\</w:t>
      </w:r>
      <w:proofErr w:type="spellStart"/>
      <w:r>
        <w:t>mysql</w:t>
      </w:r>
      <w:proofErr w:type="spellEnd"/>
      <w:r>
        <w:t>\bin</w:t>
      </w:r>
    </w:p>
    <w:p w14:paraId="24EC86BB" w14:textId="77777777" w:rsidR="008211C8" w:rsidRDefault="008211C8" w:rsidP="008211C8"/>
    <w:p w14:paraId="20F96B9C" w14:textId="77777777" w:rsidR="008211C8" w:rsidRDefault="008211C8" w:rsidP="008211C8">
      <w:r>
        <w:t>C:\xampp\mysql\bin&gt;mysql -u root</w:t>
      </w:r>
    </w:p>
    <w:p w14:paraId="1BA1F194" w14:textId="77777777" w:rsidR="008211C8" w:rsidRDefault="008211C8" w:rsidP="008211C8"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 monitor. 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proofErr w:type="gramStart"/>
      <w:r>
        <w:t>with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\g.</w:t>
      </w:r>
    </w:p>
    <w:p w14:paraId="2EBD6D32" w14:textId="77777777" w:rsidR="008211C8" w:rsidRDefault="008211C8" w:rsidP="008211C8">
      <w:proofErr w:type="spellStart"/>
      <w:r>
        <w:t>Your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 connection id </w:t>
      </w:r>
      <w:proofErr w:type="spellStart"/>
      <w:r>
        <w:t>is</w:t>
      </w:r>
      <w:proofErr w:type="spellEnd"/>
      <w:r>
        <w:t xml:space="preserve"> 8</w:t>
      </w:r>
    </w:p>
    <w:p w14:paraId="3412D402" w14:textId="77777777" w:rsidR="008211C8" w:rsidRDefault="008211C8" w:rsidP="008211C8">
      <w:r>
        <w:t xml:space="preserve">Server </w:t>
      </w:r>
      <w:proofErr w:type="spellStart"/>
      <w:r>
        <w:t>version</w:t>
      </w:r>
      <w:proofErr w:type="spellEnd"/>
      <w:r>
        <w:t xml:space="preserve">: 10.4.32-MariaDB mariadb.org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distribution</w:t>
      </w:r>
      <w:proofErr w:type="spellEnd"/>
    </w:p>
    <w:p w14:paraId="515C1715" w14:textId="77777777" w:rsidR="008211C8" w:rsidRDefault="008211C8" w:rsidP="008211C8"/>
    <w:p w14:paraId="54EE6FF9" w14:textId="77777777" w:rsidR="008211C8" w:rsidRDefault="008211C8" w:rsidP="008211C8">
      <w:r>
        <w:t xml:space="preserve">Copyright (c) 2000, 2018, Oracle, </w:t>
      </w:r>
      <w:proofErr w:type="spellStart"/>
      <w:r>
        <w:t>MariaDB</w:t>
      </w:r>
      <w:proofErr w:type="spellEnd"/>
      <w:r>
        <w:t xml:space="preserve"> Corporation </w:t>
      </w:r>
      <w:proofErr w:type="spellStart"/>
      <w:r>
        <w:t>Ab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others</w:t>
      </w:r>
      <w:proofErr w:type="spellEnd"/>
      <w:r>
        <w:t>.</w:t>
      </w:r>
    </w:p>
    <w:p w14:paraId="5A4A7A26" w14:textId="77777777" w:rsidR="008211C8" w:rsidRDefault="008211C8" w:rsidP="008211C8"/>
    <w:p w14:paraId="763CE3B6" w14:textId="77777777" w:rsidR="008211C8" w:rsidRDefault="008211C8" w:rsidP="008211C8">
      <w:proofErr w:type="spellStart"/>
      <w:r>
        <w:t>Type</w:t>
      </w:r>
      <w:proofErr w:type="spellEnd"/>
      <w:r>
        <w:t xml:space="preserve"> 'help;' </w:t>
      </w:r>
      <w:proofErr w:type="spellStart"/>
      <w:r>
        <w:t>or</w:t>
      </w:r>
      <w:proofErr w:type="spellEnd"/>
      <w:r>
        <w:t xml:space="preserve"> '\h' for help. </w:t>
      </w:r>
      <w:proofErr w:type="spellStart"/>
      <w:r>
        <w:t>Type</w:t>
      </w:r>
      <w:proofErr w:type="spellEnd"/>
      <w:r>
        <w:t xml:space="preserve"> '\c'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input </w:t>
      </w:r>
      <w:proofErr w:type="spellStart"/>
      <w:r>
        <w:t>statement</w:t>
      </w:r>
      <w:proofErr w:type="spellEnd"/>
      <w:r>
        <w:t>.</w:t>
      </w:r>
    </w:p>
    <w:p w14:paraId="18F8AA24" w14:textId="77777777" w:rsidR="008211C8" w:rsidRDefault="008211C8" w:rsidP="008211C8"/>
    <w:p w14:paraId="16A3E5A5" w14:textId="77777777" w:rsidR="008211C8" w:rsidRDefault="008211C8" w:rsidP="008211C8">
      <w:proofErr w:type="spellStart"/>
      <w:r>
        <w:t>MariaDB</w:t>
      </w:r>
      <w:proofErr w:type="spellEnd"/>
      <w:r>
        <w:t xml:space="preserve"> [(</w:t>
      </w:r>
      <w:proofErr w:type="spellStart"/>
      <w:r>
        <w:t>none</w:t>
      </w:r>
      <w:proofErr w:type="spellEnd"/>
      <w:r>
        <w:t xml:space="preserve">)]&gt; use </w:t>
      </w:r>
      <w:proofErr w:type="spellStart"/>
      <w:r>
        <w:t>hotel_db</w:t>
      </w:r>
      <w:proofErr w:type="spellEnd"/>
    </w:p>
    <w:p w14:paraId="28ADB81F" w14:textId="6564A925" w:rsidR="008211C8" w:rsidRDefault="008211C8" w:rsidP="008211C8">
      <w:proofErr w:type="spellStart"/>
      <w:r>
        <w:t>Database</w:t>
      </w:r>
      <w:proofErr w:type="spellEnd"/>
      <w:r>
        <w:t xml:space="preserve"> </w:t>
      </w:r>
      <w:proofErr w:type="spellStart"/>
      <w:r>
        <w:t>changed</w:t>
      </w:r>
      <w:proofErr w:type="spellEnd"/>
    </w:p>
    <w:p w14:paraId="61B9E866" w14:textId="6950075E" w:rsidR="008211C8" w:rsidRDefault="008211C8" w:rsidP="008211C8">
      <w:proofErr w:type="spellStart"/>
      <w:r>
        <w:t>MariaDB</w:t>
      </w:r>
      <w:proofErr w:type="spellEnd"/>
      <w:r>
        <w:t xml:space="preserve"> [</w:t>
      </w:r>
      <w:proofErr w:type="spellStart"/>
      <w:r>
        <w:t>hotel_db</w:t>
      </w:r>
      <w:proofErr w:type="spellEnd"/>
      <w:r>
        <w:t>]&gt;</w:t>
      </w:r>
    </w:p>
    <w:p w14:paraId="52684070" w14:textId="3371BD4F" w:rsidR="008211C8" w:rsidRDefault="008211C8" w:rsidP="008211C8">
      <w:r>
        <w:t>RESTAURANDO O BACK UP DO DIA ANTERIOR 25-08</w:t>
      </w:r>
      <w:r w:rsidR="00F850CB">
        <w:t xml:space="preserve"> – É CARREGAR O ARQUIVO DE SEGURANÇA</w:t>
      </w:r>
    </w:p>
    <w:p w14:paraId="047CDA5D" w14:textId="224C7E39" w:rsidR="008211C8" w:rsidRDefault="008211C8" w:rsidP="008211C8">
      <w:r>
        <w:t>PRIMEIRO APAGAMOS O BD, PARA DEPOIS RESTAURÁ-LO:</w:t>
      </w:r>
    </w:p>
    <w:p w14:paraId="2B7D3430" w14:textId="35EFAAC2" w:rsidR="008211C8" w:rsidRDefault="008211C8" w:rsidP="008211C8">
      <w:proofErr w:type="spellStart"/>
      <w:r>
        <w:t>MariaDB</w:t>
      </w:r>
      <w:proofErr w:type="spellEnd"/>
      <w:r>
        <w:t xml:space="preserve"> [</w:t>
      </w:r>
      <w:proofErr w:type="spellStart"/>
      <w:r>
        <w:t>hotel_db</w:t>
      </w:r>
      <w:proofErr w:type="spellEnd"/>
      <w:r>
        <w:t xml:space="preserve">]&gt; DROP DATABASE </w:t>
      </w:r>
      <w:proofErr w:type="spellStart"/>
      <w:r>
        <w:t>hotel_db</w:t>
      </w:r>
      <w:proofErr w:type="spellEnd"/>
      <w:r>
        <w:t>; APAGANDO O BD</w:t>
      </w:r>
    </w:p>
    <w:p w14:paraId="7D47CE61" w14:textId="77777777" w:rsidR="008211C8" w:rsidRDefault="008211C8" w:rsidP="008211C8">
      <w:r>
        <w:t xml:space="preserve">Query OK, 4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(0.112 </w:t>
      </w:r>
      <w:proofErr w:type="spellStart"/>
      <w:r>
        <w:t>sec</w:t>
      </w:r>
      <w:proofErr w:type="spellEnd"/>
      <w:r>
        <w:t>)</w:t>
      </w:r>
    </w:p>
    <w:p w14:paraId="46C5613D" w14:textId="77777777" w:rsidR="008211C8" w:rsidRDefault="008211C8" w:rsidP="008211C8"/>
    <w:p w14:paraId="5378EF7D" w14:textId="2A1E49D4" w:rsidR="008211C8" w:rsidRDefault="008211C8" w:rsidP="008211C8">
      <w:proofErr w:type="spellStart"/>
      <w:r>
        <w:t>MariaDB</w:t>
      </w:r>
      <w:proofErr w:type="spellEnd"/>
      <w:r>
        <w:t xml:space="preserve"> [(</w:t>
      </w:r>
      <w:proofErr w:type="spellStart"/>
      <w:r>
        <w:t>none</w:t>
      </w:r>
      <w:proofErr w:type="spellEnd"/>
      <w:r>
        <w:t>)]&gt;</w:t>
      </w:r>
    </w:p>
    <w:p w14:paraId="67030BA7" w14:textId="65D0744E" w:rsidR="008211C8" w:rsidRDefault="008211C8" w:rsidP="008211C8">
      <w:r>
        <w:t>AGORA VAMOS RESTAURAR O BD</w:t>
      </w:r>
      <w:r w:rsidR="00F850CB">
        <w:t>, COMEÇANDO PELA SUA CRIAÇÃO NOVAMENTE:</w:t>
      </w:r>
    </w:p>
    <w:p w14:paraId="51349CC6" w14:textId="77777777" w:rsidR="00F850CB" w:rsidRDefault="008211C8" w:rsidP="00F850CB">
      <w:proofErr w:type="spellStart"/>
      <w:r>
        <w:t>MariaDB</w:t>
      </w:r>
      <w:proofErr w:type="spellEnd"/>
      <w:r>
        <w:t xml:space="preserve"> [(</w:t>
      </w:r>
      <w:proofErr w:type="spellStart"/>
      <w:r>
        <w:t>none</w:t>
      </w:r>
      <w:proofErr w:type="spellEnd"/>
      <w:r>
        <w:t xml:space="preserve">)]&gt; </w:t>
      </w:r>
      <w:r w:rsidR="00F850CB">
        <w:t xml:space="preserve">CREATE DATABASE </w:t>
      </w:r>
      <w:proofErr w:type="spellStart"/>
      <w:r w:rsidR="00F850CB">
        <w:t>hotel_db</w:t>
      </w:r>
      <w:proofErr w:type="spellEnd"/>
      <w:r w:rsidR="00F850CB">
        <w:t>;</w:t>
      </w:r>
    </w:p>
    <w:p w14:paraId="6A6F3956" w14:textId="77777777" w:rsidR="00F850CB" w:rsidRDefault="00F850CB" w:rsidP="00F850CB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(0.017 </w:t>
      </w:r>
      <w:proofErr w:type="spellStart"/>
      <w:r>
        <w:t>sec</w:t>
      </w:r>
      <w:proofErr w:type="spellEnd"/>
      <w:r>
        <w:t>)</w:t>
      </w:r>
    </w:p>
    <w:p w14:paraId="47F7772D" w14:textId="77777777" w:rsidR="00F850CB" w:rsidRDefault="00F850CB" w:rsidP="00F850CB"/>
    <w:p w14:paraId="75AA7266" w14:textId="6E89803F" w:rsidR="008211C8" w:rsidRDefault="00F850CB" w:rsidP="00F850CB">
      <w:proofErr w:type="spellStart"/>
      <w:r>
        <w:t>MariaDB</w:t>
      </w:r>
      <w:proofErr w:type="spellEnd"/>
      <w:r>
        <w:t xml:space="preserve"> [(</w:t>
      </w:r>
      <w:proofErr w:type="spellStart"/>
      <w:r>
        <w:t>none</w:t>
      </w:r>
      <w:proofErr w:type="spellEnd"/>
      <w:r>
        <w:t xml:space="preserve">)]&gt; </w:t>
      </w:r>
    </w:p>
    <w:p w14:paraId="20D245A9" w14:textId="56BDC287" w:rsidR="003F3747" w:rsidRDefault="003F3747" w:rsidP="003F3747">
      <w:proofErr w:type="spellStart"/>
      <w:r>
        <w:t>MariaDB</w:t>
      </w:r>
      <w:proofErr w:type="spellEnd"/>
      <w:r>
        <w:t xml:space="preserve"> [(</w:t>
      </w:r>
      <w:proofErr w:type="spellStart"/>
      <w:r>
        <w:t>none</w:t>
      </w:r>
      <w:proofErr w:type="spellEnd"/>
      <w:r>
        <w:t xml:space="preserve">)]&gt; </w:t>
      </w:r>
      <w:proofErr w:type="spellStart"/>
      <w:r>
        <w:t>exit</w:t>
      </w:r>
      <w:proofErr w:type="spellEnd"/>
      <w:r>
        <w:t xml:space="preserve"> PRIMEIRO PRECISAMOS SAIR DO AMBIENTE</w:t>
      </w:r>
    </w:p>
    <w:p w14:paraId="3DC71F70" w14:textId="77777777" w:rsidR="003F3747" w:rsidRDefault="003F3747" w:rsidP="003F3747">
      <w:r>
        <w:t>Bye</w:t>
      </w:r>
    </w:p>
    <w:p w14:paraId="1B0DEAA0" w14:textId="77777777" w:rsidR="003F3747" w:rsidRDefault="003F3747" w:rsidP="003F3747"/>
    <w:p w14:paraId="7FEEB4EB" w14:textId="22E35688" w:rsidR="003F3747" w:rsidRDefault="003F3747" w:rsidP="003F3747">
      <w:r>
        <w:t xml:space="preserve">C:\xampp\mysql\bin&gt;mysql -u root </w:t>
      </w:r>
      <w:proofErr w:type="spellStart"/>
      <w:r>
        <w:t>hotel_db</w:t>
      </w:r>
      <w:proofErr w:type="spellEnd"/>
      <w:r>
        <w:t xml:space="preserve"> &lt; </w:t>
      </w:r>
      <w:proofErr w:type="spellStart"/>
      <w:r>
        <w:t>copia_nova.sql</w:t>
      </w:r>
      <w:proofErr w:type="spellEnd"/>
      <w:r>
        <w:t xml:space="preserve">   ENTÃO, ENTRAMOS JÁ FAZENDO O BACK UP </w:t>
      </w:r>
      <w:proofErr w:type="spellStart"/>
      <w:r>
        <w:t>copia_nova.sql</w:t>
      </w:r>
      <w:proofErr w:type="spellEnd"/>
      <w:r>
        <w:t>.</w:t>
      </w:r>
    </w:p>
    <w:p w14:paraId="039F8F70" w14:textId="77777777" w:rsidR="003F3747" w:rsidRDefault="003F3747" w:rsidP="003F3747"/>
    <w:p w14:paraId="2C09EC25" w14:textId="067B69BD" w:rsidR="003F3747" w:rsidRDefault="003F3747" w:rsidP="003F3747">
      <w:r>
        <w:t>C:\xampp\mysql\bin&gt;</w:t>
      </w:r>
    </w:p>
    <w:p w14:paraId="47943254" w14:textId="3D7C1705" w:rsidR="003F3747" w:rsidRDefault="003F3747" w:rsidP="003F3747">
      <w:r>
        <w:t>CONFERINDO SE ENTRAMOS DE FATO NOS ARQUIVOS COPIADOS</w:t>
      </w:r>
    </w:p>
    <w:p w14:paraId="174F536A" w14:textId="77777777" w:rsidR="003F3747" w:rsidRDefault="003F3747" w:rsidP="003F3747">
      <w:r>
        <w:t>C:\xampp\mysql\bin&gt;mysql -u root</w:t>
      </w:r>
    </w:p>
    <w:p w14:paraId="593FC0BB" w14:textId="77777777" w:rsidR="003F3747" w:rsidRDefault="003F3747" w:rsidP="003F3747"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 monitor. 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proofErr w:type="gramStart"/>
      <w:r>
        <w:t>with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\g.</w:t>
      </w:r>
    </w:p>
    <w:p w14:paraId="7DD19AC0" w14:textId="77777777" w:rsidR="003F3747" w:rsidRDefault="003F3747" w:rsidP="003F3747">
      <w:proofErr w:type="spellStart"/>
      <w:r>
        <w:t>Your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 connection id </w:t>
      </w:r>
      <w:proofErr w:type="spellStart"/>
      <w:r>
        <w:t>is</w:t>
      </w:r>
      <w:proofErr w:type="spellEnd"/>
      <w:r>
        <w:t xml:space="preserve"> 13</w:t>
      </w:r>
    </w:p>
    <w:p w14:paraId="6D2AA944" w14:textId="77777777" w:rsidR="003F3747" w:rsidRDefault="003F3747" w:rsidP="003F3747">
      <w:r>
        <w:t xml:space="preserve">Server </w:t>
      </w:r>
      <w:proofErr w:type="spellStart"/>
      <w:r>
        <w:t>version</w:t>
      </w:r>
      <w:proofErr w:type="spellEnd"/>
      <w:r>
        <w:t xml:space="preserve">: 10.4.32-MariaDB mariadb.org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distribution</w:t>
      </w:r>
      <w:proofErr w:type="spellEnd"/>
    </w:p>
    <w:p w14:paraId="18AC76BD" w14:textId="77777777" w:rsidR="003F3747" w:rsidRDefault="003F3747" w:rsidP="003F3747"/>
    <w:p w14:paraId="2B53ECD4" w14:textId="77777777" w:rsidR="003F3747" w:rsidRDefault="003F3747" w:rsidP="003F3747">
      <w:r>
        <w:t xml:space="preserve">Copyright (c) 2000, 2018, Oracle, </w:t>
      </w:r>
      <w:proofErr w:type="spellStart"/>
      <w:r>
        <w:t>MariaDB</w:t>
      </w:r>
      <w:proofErr w:type="spellEnd"/>
      <w:r>
        <w:t xml:space="preserve"> Corporation </w:t>
      </w:r>
      <w:proofErr w:type="spellStart"/>
      <w:r>
        <w:t>Ab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others</w:t>
      </w:r>
      <w:proofErr w:type="spellEnd"/>
      <w:r>
        <w:t>.</w:t>
      </w:r>
    </w:p>
    <w:p w14:paraId="4DB15562" w14:textId="77777777" w:rsidR="003F3747" w:rsidRDefault="003F3747" w:rsidP="003F3747"/>
    <w:p w14:paraId="27257EAC" w14:textId="77777777" w:rsidR="003F3747" w:rsidRDefault="003F3747" w:rsidP="003F3747">
      <w:proofErr w:type="spellStart"/>
      <w:r>
        <w:t>Type</w:t>
      </w:r>
      <w:proofErr w:type="spellEnd"/>
      <w:r>
        <w:t xml:space="preserve"> 'help;' </w:t>
      </w:r>
      <w:proofErr w:type="spellStart"/>
      <w:r>
        <w:t>or</w:t>
      </w:r>
      <w:proofErr w:type="spellEnd"/>
      <w:r>
        <w:t xml:space="preserve"> '\h' for help. </w:t>
      </w:r>
      <w:proofErr w:type="spellStart"/>
      <w:r>
        <w:t>Type</w:t>
      </w:r>
      <w:proofErr w:type="spellEnd"/>
      <w:r>
        <w:t xml:space="preserve"> '\c'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input </w:t>
      </w:r>
      <w:proofErr w:type="spellStart"/>
      <w:r>
        <w:t>statement</w:t>
      </w:r>
      <w:proofErr w:type="spellEnd"/>
      <w:r>
        <w:t>.</w:t>
      </w:r>
    </w:p>
    <w:p w14:paraId="32732F18" w14:textId="77777777" w:rsidR="00DE103A" w:rsidRDefault="00DE103A" w:rsidP="003F3747">
      <w:pPr>
        <w:rPr>
          <w:ins w:id="0" w:author="EIH6NL114" w:date="2026-10-05T20:00:00Z"/>
        </w:rPr>
      </w:pPr>
    </w:p>
    <w:p w14:paraId="64795FCE" w14:textId="4EA887EB" w:rsidR="003F3747" w:rsidRDefault="00DE103A" w:rsidP="003F3747">
      <w:pPr>
        <w:rPr>
          <w:ins w:id="1" w:author="EIH6NL114" w:date="2026-10-05T19:55:00Z"/>
        </w:rPr>
      </w:pPr>
      <w:ins w:id="2" w:author="EIH6NL114" w:date="2026-10-05T19:54:00Z">
        <w:r>
          <w:t xml:space="preserve">Back </w:t>
        </w:r>
        <w:proofErr w:type="spellStart"/>
        <w:r>
          <w:t>up</w:t>
        </w:r>
        <w:proofErr w:type="spellEnd"/>
        <w:r>
          <w:t xml:space="preserve"> </w:t>
        </w:r>
      </w:ins>
      <w:ins w:id="3" w:author="EIH6NL114" w:date="2026-10-05T19:55:00Z">
        <w:r>
          <w:t>de banco integral:</w:t>
        </w:r>
      </w:ins>
    </w:p>
    <w:p w14:paraId="34B948B0" w14:textId="34507FB2" w:rsidR="00DE103A" w:rsidRDefault="00DE103A" w:rsidP="003F3747">
      <w:pPr>
        <w:rPr>
          <w:ins w:id="4" w:author="EIH6NL114" w:date="2026-10-05T19:59:00Z"/>
        </w:rPr>
      </w:pPr>
      <w:ins w:id="5" w:author="EIH6NL114" w:date="2026-10-05T19:55:00Z">
        <w:r w:rsidRPr="00DE103A">
          <w:t xml:space="preserve">C:\xampp\mysql\bin&gt;mysql -u root </w:t>
        </w:r>
        <w:proofErr w:type="spellStart"/>
        <w:r w:rsidRPr="00DE103A">
          <w:t>hotel_db</w:t>
        </w:r>
        <w:proofErr w:type="spellEnd"/>
        <w:r w:rsidRPr="00DE103A">
          <w:t xml:space="preserve"> &lt; </w:t>
        </w:r>
        <w:r w:rsidRPr="00DE103A">
          <w:rPr>
            <w:u w:val="single"/>
            <w:rPrChange w:id="6" w:author="EIH6NL114" w:date="2026-10-05T19:59:00Z">
              <w:rPr/>
            </w:rPrChange>
          </w:rPr>
          <w:t>C:\Users\EIH6NL114\Downloads</w:t>
        </w:r>
        <w:r w:rsidRPr="00DE103A">
          <w:t>\</w:t>
        </w:r>
        <w:r w:rsidRPr="00DE103A">
          <w:rPr>
            <w:u w:val="single"/>
            <w:rPrChange w:id="7" w:author="EIH6NL114" w:date="2026-10-05T19:59:00Z">
              <w:rPr/>
            </w:rPrChange>
          </w:rPr>
          <w:t>bkp_hotel_db_2026_10_05.sql</w:t>
        </w:r>
      </w:ins>
    </w:p>
    <w:p w14:paraId="0F3FAA55" w14:textId="289236B7" w:rsidR="00DE103A" w:rsidRDefault="00DE103A" w:rsidP="003F3747">
      <w:pPr>
        <w:rPr>
          <w:ins w:id="8" w:author="EIH6NL114" w:date="2026-10-05T19:59:00Z"/>
        </w:rPr>
      </w:pPr>
      <w:ins w:id="9" w:author="EIH6NL114" w:date="2026-10-05T19:59:00Z">
        <w:r>
          <w:t xml:space="preserve">O primeiro sublinhado é o caminho na propriedade do arquivo de </w:t>
        </w:r>
        <w:proofErr w:type="spellStart"/>
        <w:r>
          <w:t>back</w:t>
        </w:r>
        <w:proofErr w:type="spellEnd"/>
        <w:r>
          <w:t xml:space="preserve"> </w:t>
        </w:r>
        <w:proofErr w:type="spellStart"/>
        <w:r>
          <w:t>up</w:t>
        </w:r>
        <w:proofErr w:type="spellEnd"/>
        <w:r>
          <w:t>.</w:t>
        </w:r>
      </w:ins>
    </w:p>
    <w:p w14:paraId="326FA4D4" w14:textId="5AFD9E23" w:rsidR="00DE103A" w:rsidRDefault="00DE103A" w:rsidP="003F3747">
      <w:pPr>
        <w:rPr>
          <w:ins w:id="10" w:author="EIH6NL114" w:date="2026-10-05T19:54:00Z"/>
        </w:rPr>
      </w:pPr>
      <w:ins w:id="11" w:author="EIH6NL114" w:date="2026-10-05T19:59:00Z">
        <w:r>
          <w:t>O se</w:t>
        </w:r>
      </w:ins>
      <w:ins w:id="12" w:author="EIH6NL114" w:date="2026-10-05T20:00:00Z">
        <w:r>
          <w:t xml:space="preserve">gundo sublinhado é o nome do </w:t>
        </w:r>
        <w:proofErr w:type="spellStart"/>
        <w:r>
          <w:t>do</w:t>
        </w:r>
        <w:proofErr w:type="spellEnd"/>
        <w:r>
          <w:t xml:space="preserve"> arquivo na pasta de </w:t>
        </w:r>
        <w:proofErr w:type="spellStart"/>
        <w:r>
          <w:t>Dowload</w:t>
        </w:r>
        <w:proofErr w:type="spellEnd"/>
        <w:r>
          <w:t>.</w:t>
        </w:r>
      </w:ins>
    </w:p>
    <w:p w14:paraId="7AD7F5A2" w14:textId="77777777" w:rsidR="00DE103A" w:rsidRDefault="00DE103A" w:rsidP="003F3747"/>
    <w:p w14:paraId="1F5D3B14" w14:textId="33736473" w:rsidR="003F3747" w:rsidRDefault="003F3747" w:rsidP="003F3747">
      <w:proofErr w:type="spellStart"/>
      <w:r>
        <w:t>MariaDB</w:t>
      </w:r>
      <w:proofErr w:type="spellEnd"/>
      <w:r>
        <w:t xml:space="preserve"> [(</w:t>
      </w:r>
      <w:proofErr w:type="spellStart"/>
      <w:r>
        <w:t>none</w:t>
      </w:r>
      <w:proofErr w:type="spellEnd"/>
      <w:r>
        <w:t xml:space="preserve">)]&gt; USE </w:t>
      </w:r>
      <w:proofErr w:type="spellStart"/>
      <w:r>
        <w:t>hotel_db</w:t>
      </w:r>
      <w:proofErr w:type="spellEnd"/>
      <w:r>
        <w:t xml:space="preserve"> ENTRANDO NO NOSSO BANCO DE DADOS</w:t>
      </w:r>
    </w:p>
    <w:p w14:paraId="56B02E8E" w14:textId="77777777" w:rsidR="003F3747" w:rsidRDefault="003F3747" w:rsidP="003F3747">
      <w:proofErr w:type="spellStart"/>
      <w:r>
        <w:t>Database</w:t>
      </w:r>
      <w:proofErr w:type="spellEnd"/>
      <w:r>
        <w:t xml:space="preserve"> </w:t>
      </w:r>
      <w:proofErr w:type="spellStart"/>
      <w:r>
        <w:t>changed</w:t>
      </w:r>
      <w:proofErr w:type="spellEnd"/>
    </w:p>
    <w:p w14:paraId="3FF6D195" w14:textId="69EEA9AF" w:rsidR="003F3747" w:rsidRDefault="003F3747" w:rsidP="003F3747">
      <w:proofErr w:type="spellStart"/>
      <w:r>
        <w:t>MariaDB</w:t>
      </w:r>
      <w:proofErr w:type="spellEnd"/>
      <w:r>
        <w:t xml:space="preserve"> [</w:t>
      </w:r>
      <w:proofErr w:type="spellStart"/>
      <w:r>
        <w:t>hotel_db</w:t>
      </w:r>
      <w:proofErr w:type="spellEnd"/>
      <w:r>
        <w:t xml:space="preserve">]&gt; SHOW </w:t>
      </w:r>
      <w:proofErr w:type="spellStart"/>
      <w:r>
        <w:t>tables</w:t>
      </w:r>
      <w:proofErr w:type="spellEnd"/>
      <w:r>
        <w:t>; CONFERINDO SE AS TABELAS ESTÃO LÁ</w:t>
      </w:r>
    </w:p>
    <w:p w14:paraId="7AD30C5B" w14:textId="77777777" w:rsidR="003F3747" w:rsidRDefault="003F3747" w:rsidP="003F3747">
      <w:r>
        <w:t>+--------------------+</w:t>
      </w:r>
    </w:p>
    <w:p w14:paraId="0D8DE6FD" w14:textId="77777777" w:rsidR="003F3747" w:rsidRDefault="003F3747" w:rsidP="003F3747">
      <w:r>
        <w:t xml:space="preserve">| </w:t>
      </w:r>
      <w:proofErr w:type="spellStart"/>
      <w:r>
        <w:t>Tables_in_hotel_db</w:t>
      </w:r>
      <w:proofErr w:type="spellEnd"/>
      <w:r>
        <w:t xml:space="preserve"> |</w:t>
      </w:r>
    </w:p>
    <w:p w14:paraId="17E328FE" w14:textId="77777777" w:rsidR="003F3747" w:rsidRDefault="003F3747" w:rsidP="003F3747">
      <w:r>
        <w:t>+--------------------+</w:t>
      </w:r>
    </w:p>
    <w:p w14:paraId="00A84AC8" w14:textId="77777777" w:rsidR="003F3747" w:rsidRDefault="003F3747" w:rsidP="003F3747">
      <w:r>
        <w:t>| cliente            |</w:t>
      </w:r>
    </w:p>
    <w:p w14:paraId="5349781A" w14:textId="77777777" w:rsidR="003F3747" w:rsidRDefault="003F3747" w:rsidP="003F3747">
      <w:r>
        <w:t xml:space="preserve">| </w:t>
      </w:r>
      <w:proofErr w:type="spellStart"/>
      <w:r>
        <w:t>hoteis</w:t>
      </w:r>
      <w:proofErr w:type="spellEnd"/>
      <w:r>
        <w:t xml:space="preserve">             |</w:t>
      </w:r>
    </w:p>
    <w:p w14:paraId="4491660C" w14:textId="77777777" w:rsidR="003F3747" w:rsidRDefault="003F3747" w:rsidP="003F3747">
      <w:r>
        <w:t>| quartos            |</w:t>
      </w:r>
    </w:p>
    <w:p w14:paraId="1904AF2E" w14:textId="77777777" w:rsidR="003F3747" w:rsidRDefault="003F3747" w:rsidP="003F3747">
      <w:r>
        <w:t>| reservas           |</w:t>
      </w:r>
    </w:p>
    <w:p w14:paraId="63C142DD" w14:textId="77777777" w:rsidR="003F3747" w:rsidRDefault="003F3747" w:rsidP="003F3747">
      <w:r>
        <w:t>+--------------------+</w:t>
      </w:r>
    </w:p>
    <w:p w14:paraId="082EF93F" w14:textId="77777777" w:rsidR="003F3747" w:rsidRDefault="003F3747" w:rsidP="003F3747">
      <w:r>
        <w:lastRenderedPageBreak/>
        <w:t xml:space="preserve">4 </w:t>
      </w:r>
      <w:proofErr w:type="spellStart"/>
      <w:r>
        <w:t>rows</w:t>
      </w:r>
      <w:proofErr w:type="spellEnd"/>
      <w:r>
        <w:t xml:space="preserve"> in set (0.018 </w:t>
      </w:r>
      <w:proofErr w:type="spellStart"/>
      <w:r>
        <w:t>sec</w:t>
      </w:r>
      <w:proofErr w:type="spellEnd"/>
      <w:r>
        <w:t>)</w:t>
      </w:r>
    </w:p>
    <w:p w14:paraId="0D1C9B04" w14:textId="77777777" w:rsidR="003F3747" w:rsidRDefault="003F3747" w:rsidP="003F3747"/>
    <w:p w14:paraId="5C8BE512" w14:textId="1D73939D" w:rsidR="003F3747" w:rsidRDefault="003F3747" w:rsidP="003F3747">
      <w:proofErr w:type="spellStart"/>
      <w:r>
        <w:t>MariaDB</w:t>
      </w:r>
      <w:proofErr w:type="spellEnd"/>
      <w:r>
        <w:t xml:space="preserve"> [</w:t>
      </w:r>
      <w:proofErr w:type="spellStart"/>
      <w:r>
        <w:t>hotel_db</w:t>
      </w:r>
      <w:proofErr w:type="spellEnd"/>
      <w:r>
        <w:t>]&gt;</w:t>
      </w:r>
    </w:p>
    <w:p w14:paraId="2AD2D7B8" w14:textId="1F2CF888" w:rsidR="008211C8" w:rsidRDefault="00A53252" w:rsidP="008211C8">
      <w:r>
        <w:t>Incluindo coluna senha na tabela</w:t>
      </w:r>
    </w:p>
    <w:p w14:paraId="5E0C914A" w14:textId="6721E4C2" w:rsidR="00A53252" w:rsidRDefault="00C85516" w:rsidP="00A53252">
      <w:r>
        <w:t>ALTER TABLE</w:t>
      </w:r>
      <w:r w:rsidR="00A53252">
        <w:t xml:space="preserve"> cliente </w:t>
      </w:r>
      <w:r>
        <w:t>ADD</w:t>
      </w:r>
      <w:r w:rsidR="00A53252">
        <w:t xml:space="preserve"> senha </w:t>
      </w:r>
      <w:proofErr w:type="gramStart"/>
      <w:r>
        <w:t>VARCHAR</w:t>
      </w:r>
      <w:r w:rsidR="00A53252">
        <w:t>(</w:t>
      </w:r>
      <w:proofErr w:type="gramEnd"/>
      <w:r w:rsidR="00A53252">
        <w:t xml:space="preserve">50) </w:t>
      </w:r>
      <w:r>
        <w:t>NOT NULL</w:t>
      </w:r>
      <w:r w:rsidR="00A53252">
        <w:t>;</w:t>
      </w:r>
    </w:p>
    <w:p w14:paraId="232EA405" w14:textId="77777777" w:rsidR="00A53252" w:rsidRDefault="00A53252" w:rsidP="00A53252">
      <w:r>
        <w:t xml:space="preserve">Query OK, 0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(0.031 </w:t>
      </w:r>
      <w:proofErr w:type="spellStart"/>
      <w:r>
        <w:t>sec</w:t>
      </w:r>
      <w:proofErr w:type="spellEnd"/>
      <w:r>
        <w:t>)</w:t>
      </w:r>
    </w:p>
    <w:p w14:paraId="4F570904" w14:textId="77777777" w:rsidR="00A53252" w:rsidRDefault="00A53252" w:rsidP="00A53252">
      <w:r>
        <w:t xml:space="preserve">Records: </w:t>
      </w:r>
      <w:proofErr w:type="gramStart"/>
      <w:r>
        <w:t xml:space="preserve">0  </w:t>
      </w:r>
      <w:proofErr w:type="spellStart"/>
      <w:r>
        <w:t>Duplicates</w:t>
      </w:r>
      <w:proofErr w:type="spellEnd"/>
      <w:proofErr w:type="gramEnd"/>
      <w:r>
        <w:t xml:space="preserve">: 0  </w:t>
      </w:r>
      <w:proofErr w:type="spellStart"/>
      <w:r>
        <w:t>Warnings</w:t>
      </w:r>
      <w:proofErr w:type="spellEnd"/>
      <w:r>
        <w:t>: 0</w:t>
      </w:r>
    </w:p>
    <w:p w14:paraId="5901B6F1" w14:textId="77777777" w:rsidR="00A53252" w:rsidRDefault="00A53252" w:rsidP="00A53252"/>
    <w:p w14:paraId="31D4293F" w14:textId="77777777" w:rsidR="00A53252" w:rsidRDefault="00A53252" w:rsidP="00A53252">
      <w:proofErr w:type="spellStart"/>
      <w:r>
        <w:t>MariaDB</w:t>
      </w:r>
      <w:proofErr w:type="spellEnd"/>
      <w:r>
        <w:t xml:space="preserve"> [</w:t>
      </w:r>
      <w:proofErr w:type="spellStart"/>
      <w:r>
        <w:t>hotel_db</w:t>
      </w:r>
      <w:proofErr w:type="spellEnd"/>
      <w:r>
        <w:t xml:space="preserve">]&gt; </w:t>
      </w:r>
      <w:proofErr w:type="spellStart"/>
      <w:r>
        <w:t>desc</w:t>
      </w:r>
      <w:proofErr w:type="spellEnd"/>
      <w:r>
        <w:t xml:space="preserve"> cliente;</w:t>
      </w:r>
    </w:p>
    <w:p w14:paraId="333F2CBB" w14:textId="77777777" w:rsidR="00A53252" w:rsidRDefault="00A53252" w:rsidP="00A53252">
      <w:r>
        <w:t>+----------+--------------+------+-----+---------+----------------+</w:t>
      </w:r>
    </w:p>
    <w:p w14:paraId="19A3C96B" w14:textId="77777777" w:rsidR="00A53252" w:rsidRDefault="00A53252" w:rsidP="00A53252">
      <w:r>
        <w:t xml:space="preserve">| Field    | </w:t>
      </w:r>
      <w:proofErr w:type="spellStart"/>
      <w:r>
        <w:t>Type</w:t>
      </w:r>
      <w:proofErr w:type="spellEnd"/>
      <w:r>
        <w:t xml:space="preserve">         | </w:t>
      </w:r>
      <w:proofErr w:type="spellStart"/>
      <w:r>
        <w:t>Null</w:t>
      </w:r>
      <w:proofErr w:type="spellEnd"/>
      <w:r>
        <w:t xml:space="preserve"> | Key | Default | Extra          |</w:t>
      </w:r>
    </w:p>
    <w:p w14:paraId="3B72CC49" w14:textId="77777777" w:rsidR="00A53252" w:rsidRDefault="00A53252" w:rsidP="00A53252">
      <w:r>
        <w:t>+----------+--------------+------+-----+---------+----------------+</w:t>
      </w:r>
    </w:p>
    <w:p w14:paraId="3E13F21F" w14:textId="77777777" w:rsidR="00A53252" w:rsidRDefault="00A53252" w:rsidP="00A53252">
      <w:r>
        <w:t xml:space="preserve">| id       |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11)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1E3C74CB" w14:textId="77777777" w:rsidR="00A53252" w:rsidRDefault="00A53252" w:rsidP="00A53252">
      <w:r>
        <w:t xml:space="preserve">| nome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| NO   |     | NULL    |                |</w:t>
      </w:r>
    </w:p>
    <w:p w14:paraId="105947F2" w14:textId="77777777" w:rsidR="00A53252" w:rsidRDefault="00A53252" w:rsidP="00A53252">
      <w:r>
        <w:t xml:space="preserve">| </w:t>
      </w:r>
      <w:proofErr w:type="spellStart"/>
      <w:r>
        <w:t>email</w:t>
      </w:r>
      <w:proofErr w:type="spellEnd"/>
      <w:r>
        <w:t xml:space="preserve">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| NO   |     | NULL    |                |</w:t>
      </w:r>
    </w:p>
    <w:p w14:paraId="4C29CB3B" w14:textId="77777777" w:rsidR="00A53252" w:rsidRDefault="00A53252" w:rsidP="00A53252">
      <w:r>
        <w:t xml:space="preserve">| telefone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 | YES  |     | NULL    |                |</w:t>
      </w:r>
    </w:p>
    <w:p w14:paraId="7A6678BC" w14:textId="35C65BDB" w:rsidR="00A53252" w:rsidRDefault="00A53252" w:rsidP="00A53252">
      <w:r>
        <w:t xml:space="preserve">| senha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 | NO  |     | NULL    |                |</w:t>
      </w:r>
    </w:p>
    <w:p w14:paraId="4832D07D" w14:textId="77777777" w:rsidR="00A53252" w:rsidRDefault="00A53252" w:rsidP="00A53252">
      <w:r>
        <w:t>+----------+--------------+------+-----+---------+----------------+</w:t>
      </w:r>
    </w:p>
    <w:p w14:paraId="1B474EAD" w14:textId="60751F8E" w:rsidR="00A53252" w:rsidRDefault="00A53252" w:rsidP="00A53252">
      <w:r>
        <w:t xml:space="preserve">5 </w:t>
      </w:r>
      <w:proofErr w:type="spellStart"/>
      <w:r>
        <w:t>rows</w:t>
      </w:r>
      <w:proofErr w:type="spellEnd"/>
      <w:r>
        <w:t xml:space="preserve"> in set (0.055 </w:t>
      </w:r>
      <w:proofErr w:type="spellStart"/>
      <w:r>
        <w:t>sec</w:t>
      </w:r>
      <w:proofErr w:type="spellEnd"/>
      <w:r>
        <w:t>)</w:t>
      </w:r>
    </w:p>
    <w:p w14:paraId="22E7ADBB" w14:textId="0C1D7F44" w:rsidR="008211C8" w:rsidRDefault="00C85516">
      <w:proofErr w:type="spellStart"/>
      <w:r w:rsidRPr="00C85516">
        <w:t>MariaDB</w:t>
      </w:r>
      <w:proofErr w:type="spellEnd"/>
      <w:r w:rsidRPr="00C85516">
        <w:t xml:space="preserve"> [</w:t>
      </w:r>
      <w:proofErr w:type="spellStart"/>
      <w:r w:rsidRPr="00C85516">
        <w:t>hotel_db</w:t>
      </w:r>
      <w:proofErr w:type="spellEnd"/>
      <w:r w:rsidRPr="00C85516">
        <w:t xml:space="preserve">]&gt; </w:t>
      </w:r>
      <w:r>
        <w:t>ALTER TABLE</w:t>
      </w:r>
      <w:r w:rsidRPr="00C85516">
        <w:t xml:space="preserve"> </w:t>
      </w:r>
      <w:r>
        <w:t>cliente DROP COLUMN</w:t>
      </w:r>
      <w:r w:rsidRPr="00C85516">
        <w:t xml:space="preserve"> senha;</w:t>
      </w:r>
      <w:r>
        <w:t xml:space="preserve"> RETIRANDO COLUNA DA TABELA</w:t>
      </w:r>
    </w:p>
    <w:p w14:paraId="0FD65C2A" w14:textId="77777777" w:rsidR="00C85516" w:rsidRDefault="00C85516"/>
    <w:p w14:paraId="47240481" w14:textId="196167DE" w:rsidR="008211C8" w:rsidRDefault="00C65F41">
      <w:r>
        <w:t>AULA 31\08\2026</w:t>
      </w:r>
    </w:p>
    <w:p w14:paraId="48DA7DB9" w14:textId="29D2AA98" w:rsidR="00C65F41" w:rsidRDefault="00C65F41">
      <w:r>
        <w:t xml:space="preserve">CADASTRANDO NO GIT HUB – </w:t>
      </w:r>
      <w:proofErr w:type="spellStart"/>
      <w:r>
        <w:t>versionar</w:t>
      </w:r>
      <w:proofErr w:type="spellEnd"/>
      <w:r>
        <w:t xml:space="preserve">, são versões diferentes do mesmo código,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feito no </w:t>
      </w:r>
      <w:proofErr w:type="gramStart"/>
      <w:r>
        <w:t>dia</w:t>
      </w:r>
      <w:proofErr w:type="gramEnd"/>
      <w:r>
        <w:t xml:space="preserve"> </w:t>
      </w:r>
      <w:proofErr w:type="spellStart"/>
      <w:r>
        <w:t>dia</w:t>
      </w:r>
      <w:proofErr w:type="spellEnd"/>
      <w:r>
        <w:t>, cópia.</w:t>
      </w:r>
    </w:p>
    <w:p w14:paraId="11E75559" w14:textId="257BF3DC" w:rsidR="00C65F41" w:rsidRDefault="00C65F41">
      <w:r>
        <w:t xml:space="preserve">Será conectado através do Visual Studio </w:t>
      </w:r>
      <w:proofErr w:type="spellStart"/>
      <w:r>
        <w:t>Code</w:t>
      </w:r>
      <w:proofErr w:type="spellEnd"/>
      <w:r>
        <w:t>.</w:t>
      </w:r>
    </w:p>
    <w:p w14:paraId="1F4709DA" w14:textId="7B1EECD1" w:rsidR="00C65F41" w:rsidRDefault="004E5F2D">
      <w:r>
        <w:t xml:space="preserve">GIT é O APLICATIVO QUE AJUDA A MANIPULARTRABALHAR NO GIT HUB </w:t>
      </w:r>
    </w:p>
    <w:p w14:paraId="6C70188A" w14:textId="236A67D6" w:rsidR="00611CDF" w:rsidRDefault="00611CDF"/>
    <w:p w14:paraId="441E4067" w14:textId="1A5FDB12" w:rsidR="00611CDF" w:rsidRDefault="00611CDF">
      <w:r>
        <w:t xml:space="preserve">Criando o arquivo para a conexão do </w:t>
      </w:r>
      <w:proofErr w:type="spellStart"/>
      <w:r>
        <w:t>html</w:t>
      </w:r>
      <w:proofErr w:type="spellEnd"/>
      <w:r>
        <w:t xml:space="preserve"> ao banco de dados:</w:t>
      </w:r>
    </w:p>
    <w:p w14:paraId="4FC79627" w14:textId="2CC317AE" w:rsidR="00C65F41" w:rsidRDefault="00611CDF">
      <w:proofErr w:type="spellStart"/>
      <w:r>
        <w:t>Conexão.php</w:t>
      </w:r>
      <w:proofErr w:type="spellEnd"/>
    </w:p>
    <w:p w14:paraId="181F4412" w14:textId="77777777" w:rsidR="00611CDF" w:rsidRPr="00611CDF" w:rsidRDefault="00611CDF" w:rsidP="00611CDF">
      <w:r w:rsidRPr="00611CDF">
        <w:t>&lt;?</w:t>
      </w:r>
      <w:proofErr w:type="spellStart"/>
      <w:r w:rsidRPr="00611CDF">
        <w:t>php</w:t>
      </w:r>
      <w:proofErr w:type="spellEnd"/>
    </w:p>
    <w:p w14:paraId="028312FA" w14:textId="77777777" w:rsidR="00611CDF" w:rsidRPr="00611CDF" w:rsidRDefault="00611CDF" w:rsidP="00611CDF"/>
    <w:p w14:paraId="797BA947" w14:textId="77777777" w:rsidR="00611CDF" w:rsidRPr="00611CDF" w:rsidRDefault="00611CDF" w:rsidP="00611CDF">
      <w:r w:rsidRPr="00611CDF">
        <w:lastRenderedPageBreak/>
        <w:t>$host = "</w:t>
      </w:r>
      <w:proofErr w:type="spellStart"/>
      <w:r w:rsidRPr="00611CDF">
        <w:t>localhost</w:t>
      </w:r>
      <w:proofErr w:type="spellEnd"/>
      <w:r w:rsidRPr="00611CDF">
        <w:t>";</w:t>
      </w:r>
    </w:p>
    <w:p w14:paraId="181A0C4C" w14:textId="77777777" w:rsidR="00611CDF" w:rsidRPr="00611CDF" w:rsidRDefault="00611CDF" w:rsidP="00611CDF">
      <w:r w:rsidRPr="00611CDF">
        <w:t>$</w:t>
      </w:r>
      <w:proofErr w:type="spellStart"/>
      <w:r w:rsidRPr="00611CDF">
        <w:t>usuario</w:t>
      </w:r>
      <w:proofErr w:type="spellEnd"/>
      <w:r w:rsidRPr="00611CDF">
        <w:t xml:space="preserve"> = "root";</w:t>
      </w:r>
    </w:p>
    <w:p w14:paraId="3A56819F" w14:textId="77777777" w:rsidR="00611CDF" w:rsidRPr="00611CDF" w:rsidRDefault="00611CDF" w:rsidP="00611CDF">
      <w:r w:rsidRPr="00611CDF">
        <w:t>$senha = "";</w:t>
      </w:r>
    </w:p>
    <w:p w14:paraId="23B78B94" w14:textId="77777777" w:rsidR="00611CDF" w:rsidRPr="00611CDF" w:rsidRDefault="00611CDF" w:rsidP="00611CDF">
      <w:r w:rsidRPr="00611CDF">
        <w:t>$banco = "</w:t>
      </w:r>
      <w:proofErr w:type="spellStart"/>
      <w:r w:rsidRPr="00611CDF">
        <w:t>hotel_db</w:t>
      </w:r>
      <w:proofErr w:type="spellEnd"/>
      <w:r w:rsidRPr="00611CDF">
        <w:t>";</w:t>
      </w:r>
    </w:p>
    <w:p w14:paraId="537265EF" w14:textId="77777777" w:rsidR="00611CDF" w:rsidRPr="00611CDF" w:rsidRDefault="00611CDF" w:rsidP="00611CDF"/>
    <w:p w14:paraId="66BD725D" w14:textId="77777777" w:rsidR="00611CDF" w:rsidRPr="00611CDF" w:rsidRDefault="00611CDF" w:rsidP="00611CDF">
      <w:r w:rsidRPr="00611CDF">
        <w:t>$</w:t>
      </w:r>
      <w:proofErr w:type="spellStart"/>
      <w:r w:rsidRPr="00611CDF">
        <w:t>conexao</w:t>
      </w:r>
      <w:proofErr w:type="spellEnd"/>
      <w:r w:rsidRPr="00611CDF">
        <w:t xml:space="preserve"> = </w:t>
      </w:r>
      <w:proofErr w:type="spellStart"/>
      <w:r w:rsidRPr="00611CDF">
        <w:t>mysqli_</w:t>
      </w:r>
      <w:proofErr w:type="gramStart"/>
      <w:r w:rsidRPr="00611CDF">
        <w:t>connect</w:t>
      </w:r>
      <w:proofErr w:type="spellEnd"/>
      <w:r w:rsidRPr="00611CDF">
        <w:t>(</w:t>
      </w:r>
      <w:proofErr w:type="gramEnd"/>
      <w:r w:rsidRPr="00611CDF">
        <w:t>$host, $</w:t>
      </w:r>
      <w:proofErr w:type="spellStart"/>
      <w:r w:rsidRPr="00611CDF">
        <w:t>usuario</w:t>
      </w:r>
      <w:proofErr w:type="spellEnd"/>
      <w:r w:rsidRPr="00611CDF">
        <w:t>, $senha, $banco);</w:t>
      </w:r>
    </w:p>
    <w:p w14:paraId="0CD9533F" w14:textId="448EDB2C" w:rsidR="00611CDF" w:rsidRPr="00611CDF" w:rsidRDefault="00611CDF" w:rsidP="00611CDF">
      <w:r>
        <w:t>Verificando se existe, se retornou a conexão ao banco de dados.</w:t>
      </w:r>
    </w:p>
    <w:p w14:paraId="085B5C3A" w14:textId="77777777" w:rsidR="00611CDF" w:rsidRPr="00611CDF" w:rsidRDefault="00611CDF" w:rsidP="00611CDF">
      <w:proofErr w:type="spellStart"/>
      <w:r w:rsidRPr="00611CDF">
        <w:t>if</w:t>
      </w:r>
      <w:proofErr w:type="spellEnd"/>
      <w:r w:rsidRPr="00611CDF">
        <w:t>($</w:t>
      </w:r>
      <w:proofErr w:type="spellStart"/>
      <w:proofErr w:type="gramStart"/>
      <w:r w:rsidRPr="00611CDF">
        <w:t>conexao</w:t>
      </w:r>
      <w:proofErr w:type="spellEnd"/>
      <w:r w:rsidRPr="00611CDF">
        <w:t>){</w:t>
      </w:r>
      <w:proofErr w:type="gramEnd"/>
    </w:p>
    <w:p w14:paraId="33EDC35C" w14:textId="77777777" w:rsidR="00611CDF" w:rsidRPr="00611CDF" w:rsidRDefault="00611CDF" w:rsidP="00611CDF">
      <w:r w:rsidRPr="00611CDF">
        <w:t xml:space="preserve">    </w:t>
      </w:r>
      <w:proofErr w:type="spellStart"/>
      <w:r w:rsidRPr="00611CDF">
        <w:t>echo</w:t>
      </w:r>
      <w:proofErr w:type="spellEnd"/>
      <w:r w:rsidRPr="00611CDF">
        <w:t xml:space="preserve"> "Conectou ao banco de dados";</w:t>
      </w:r>
    </w:p>
    <w:p w14:paraId="436C734B" w14:textId="77777777" w:rsidR="00611CDF" w:rsidRPr="00611CDF" w:rsidRDefault="00611CDF" w:rsidP="00611CDF">
      <w:r w:rsidRPr="00611CDF">
        <w:t xml:space="preserve">} </w:t>
      </w:r>
      <w:proofErr w:type="spellStart"/>
      <w:r w:rsidRPr="00611CDF">
        <w:t>else</w:t>
      </w:r>
      <w:proofErr w:type="spellEnd"/>
      <w:r w:rsidRPr="00611CDF">
        <w:t xml:space="preserve"> {</w:t>
      </w:r>
    </w:p>
    <w:p w14:paraId="328FDA0A" w14:textId="77777777" w:rsidR="00611CDF" w:rsidRPr="00611CDF" w:rsidRDefault="00611CDF" w:rsidP="00611CDF">
      <w:r w:rsidRPr="00611CDF">
        <w:t xml:space="preserve">    </w:t>
      </w:r>
      <w:proofErr w:type="spellStart"/>
      <w:r w:rsidRPr="00611CDF">
        <w:t>echo</w:t>
      </w:r>
      <w:proofErr w:type="spellEnd"/>
      <w:r w:rsidRPr="00611CDF">
        <w:t xml:space="preserve"> "Não conectou ao banco de dados";</w:t>
      </w:r>
    </w:p>
    <w:p w14:paraId="53AC8AA6" w14:textId="77777777" w:rsidR="00611CDF" w:rsidRPr="00611CDF" w:rsidRDefault="00611CDF" w:rsidP="00611CDF">
      <w:r w:rsidRPr="00611CDF">
        <w:t>}</w:t>
      </w:r>
    </w:p>
    <w:p w14:paraId="1D4FD40E" w14:textId="77777777" w:rsidR="00611CDF" w:rsidRPr="00611CDF" w:rsidRDefault="00611CDF" w:rsidP="00611CDF"/>
    <w:p w14:paraId="1A86D715" w14:textId="77777777" w:rsidR="00611CDF" w:rsidRPr="00611CDF" w:rsidRDefault="00611CDF" w:rsidP="00611CDF">
      <w:r w:rsidRPr="00611CDF">
        <w:t>?&gt;</w:t>
      </w:r>
    </w:p>
    <w:p w14:paraId="2A416B7B" w14:textId="7EDD3A6B" w:rsidR="00C65F41" w:rsidRDefault="001564AC">
      <w:r w:rsidRPr="001564AC">
        <w:t>0000324467-</w:t>
      </w:r>
      <w:proofErr w:type="gramStart"/>
      <w:r w:rsidRPr="001564AC">
        <w:t>del</w:t>
      </w:r>
      <w:proofErr w:type="gramEnd"/>
      <w:r>
        <w:t xml:space="preserve"> USUÁRIO DO GIT HUB</w:t>
      </w:r>
    </w:p>
    <w:p w14:paraId="0817153C" w14:textId="62221E5D" w:rsidR="001564AC" w:rsidRDefault="000968EE">
      <w:r>
        <w:t xml:space="preserve">Salvando no </w:t>
      </w:r>
      <w:proofErr w:type="spellStart"/>
      <w:r>
        <w:t>git</w:t>
      </w:r>
      <w:proofErr w:type="spellEnd"/>
    </w:p>
    <w:p w14:paraId="0796B407" w14:textId="3B8531E2" w:rsidR="000968EE" w:rsidRDefault="000968EE"/>
    <w:p w14:paraId="053225F1" w14:textId="77777777" w:rsidR="000968EE" w:rsidRDefault="000968EE" w:rsidP="000968EE">
      <w:r>
        <w:t xml:space="preserve">PS C:\Users\EIH6NL209&gt; </w:t>
      </w:r>
      <w:proofErr w:type="spellStart"/>
      <w:r>
        <w:t>cd</w:t>
      </w:r>
      <w:proofErr w:type="spellEnd"/>
      <w:r>
        <w:t>\</w:t>
      </w:r>
    </w:p>
    <w:p w14:paraId="6FE62FE4" w14:textId="77777777" w:rsidR="000968EE" w:rsidRDefault="000968EE" w:rsidP="000968EE">
      <w:r>
        <w:t xml:space="preserve">PS C:\&gt; </w:t>
      </w:r>
      <w:proofErr w:type="spellStart"/>
      <w:r>
        <w:t>cd</w:t>
      </w:r>
      <w:proofErr w:type="spellEnd"/>
      <w:r>
        <w:t xml:space="preserve"> </w:t>
      </w:r>
      <w:proofErr w:type="spellStart"/>
      <w:r>
        <w:t>xampp</w:t>
      </w:r>
      <w:proofErr w:type="spellEnd"/>
      <w:r>
        <w:t>\</w:t>
      </w:r>
      <w:proofErr w:type="spellStart"/>
      <w:r>
        <w:t>mysql</w:t>
      </w:r>
      <w:proofErr w:type="spellEnd"/>
      <w:r>
        <w:t>\</w:t>
      </w:r>
      <w:proofErr w:type="spellStart"/>
      <w:r>
        <w:t>hatdocs</w:t>
      </w:r>
      <w:proofErr w:type="spellEnd"/>
      <w:r>
        <w:t xml:space="preserve">   </w:t>
      </w:r>
    </w:p>
    <w:p w14:paraId="6CC84302" w14:textId="77777777" w:rsidR="000968EE" w:rsidRDefault="000968EE" w:rsidP="000968EE">
      <w:proofErr w:type="spellStart"/>
      <w:proofErr w:type="gramStart"/>
      <w:r>
        <w:t>cd</w:t>
      </w:r>
      <w:proofErr w:type="spellEnd"/>
      <w:r>
        <w:t xml:space="preserve"> :</w:t>
      </w:r>
      <w:proofErr w:type="gramEnd"/>
      <w:r>
        <w:t xml:space="preserve"> Não é possível localizar o caminho 'C:\</w:t>
      </w:r>
      <w:proofErr w:type="spellStart"/>
      <w:r>
        <w:t>xampp</w:t>
      </w:r>
      <w:proofErr w:type="spellEnd"/>
      <w:r>
        <w:t>\</w:t>
      </w:r>
      <w:proofErr w:type="spellStart"/>
      <w:r>
        <w:t>mysql</w:t>
      </w:r>
      <w:proofErr w:type="spellEnd"/>
      <w:r>
        <w:t>\</w:t>
      </w:r>
      <w:proofErr w:type="spellStart"/>
      <w:r>
        <w:t>hatdocs</w:t>
      </w:r>
      <w:proofErr w:type="spellEnd"/>
      <w:r>
        <w:t>' porque ele não existe.</w:t>
      </w:r>
    </w:p>
    <w:p w14:paraId="59BF8402" w14:textId="77777777" w:rsidR="000968EE" w:rsidRDefault="000968EE" w:rsidP="000968EE">
      <w:proofErr w:type="gramStart"/>
      <w:r>
        <w:t>No linha</w:t>
      </w:r>
      <w:proofErr w:type="gramEnd"/>
      <w:r>
        <w:t>:1 caractere:1</w:t>
      </w:r>
    </w:p>
    <w:p w14:paraId="23382A4D" w14:textId="77777777" w:rsidR="000968EE" w:rsidRDefault="000968EE" w:rsidP="000968EE">
      <w:r>
        <w:t xml:space="preserve">+ </w:t>
      </w:r>
      <w:proofErr w:type="spellStart"/>
      <w:r>
        <w:t>cd</w:t>
      </w:r>
      <w:proofErr w:type="spellEnd"/>
      <w:r>
        <w:t xml:space="preserve"> </w:t>
      </w:r>
      <w:proofErr w:type="spellStart"/>
      <w:r>
        <w:t>xampp</w:t>
      </w:r>
      <w:proofErr w:type="spellEnd"/>
      <w:r>
        <w:t>\</w:t>
      </w:r>
      <w:proofErr w:type="spellStart"/>
      <w:r>
        <w:t>mysql</w:t>
      </w:r>
      <w:proofErr w:type="spellEnd"/>
      <w:r>
        <w:t>\</w:t>
      </w:r>
      <w:proofErr w:type="spellStart"/>
      <w:r>
        <w:t>hatdocs</w:t>
      </w:r>
      <w:proofErr w:type="spellEnd"/>
    </w:p>
    <w:p w14:paraId="3CBBA331" w14:textId="77777777" w:rsidR="000968EE" w:rsidRDefault="000968EE" w:rsidP="000968EE">
      <w:r>
        <w:t>+ ~~~~~~~~~~~~~~~~~~~~~~</w:t>
      </w:r>
    </w:p>
    <w:p w14:paraId="057052C4" w14:textId="77777777" w:rsidR="000968EE" w:rsidRDefault="000968EE" w:rsidP="000968EE">
      <w:r>
        <w:t xml:space="preserve">    + </w:t>
      </w:r>
      <w:proofErr w:type="spellStart"/>
      <w:r>
        <w:t>CategoryInfo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ObjectNotFound</w:t>
      </w:r>
      <w:proofErr w:type="spellEnd"/>
      <w:r>
        <w:t>: (C:\</w:t>
      </w:r>
      <w:proofErr w:type="spellStart"/>
      <w:r>
        <w:t>xampp</w:t>
      </w:r>
      <w:proofErr w:type="spellEnd"/>
      <w:r>
        <w:t>\</w:t>
      </w:r>
      <w:proofErr w:type="spellStart"/>
      <w:r>
        <w:t>mysql</w:t>
      </w:r>
      <w:proofErr w:type="spellEnd"/>
      <w:r>
        <w:t>\</w:t>
      </w:r>
      <w:proofErr w:type="spellStart"/>
      <w:r>
        <w:t>hatdocs:String</w:t>
      </w:r>
      <w:proofErr w:type="spellEnd"/>
      <w:r>
        <w:t>) [Set-</w:t>
      </w:r>
      <w:proofErr w:type="spellStart"/>
      <w:r>
        <w:t>Location</w:t>
      </w:r>
      <w:proofErr w:type="spellEnd"/>
      <w:r>
        <w:t xml:space="preserve">], </w:t>
      </w:r>
      <w:proofErr w:type="spellStart"/>
      <w:r>
        <w:t>ItemNotFoundException</w:t>
      </w:r>
      <w:proofErr w:type="spellEnd"/>
    </w:p>
    <w:p w14:paraId="4123D303" w14:textId="77777777" w:rsidR="000968EE" w:rsidRDefault="000968EE" w:rsidP="000968EE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PathNotFound,Microsoft.PowerShell.Commands.SetLocationCommand</w:t>
      </w:r>
      <w:proofErr w:type="spellEnd"/>
    </w:p>
    <w:p w14:paraId="16630192" w14:textId="77777777" w:rsidR="000968EE" w:rsidRDefault="000968EE" w:rsidP="000968EE">
      <w:r>
        <w:t xml:space="preserve"> </w:t>
      </w:r>
    </w:p>
    <w:p w14:paraId="6F3FEB98" w14:textId="77777777" w:rsidR="000968EE" w:rsidRDefault="000968EE" w:rsidP="000968EE">
      <w:r>
        <w:t xml:space="preserve">PS C:\&gt; </w:t>
      </w:r>
      <w:proofErr w:type="spellStart"/>
      <w:r>
        <w:t>cd</w:t>
      </w:r>
      <w:proofErr w:type="spellEnd"/>
      <w:r>
        <w:t xml:space="preserve"> </w:t>
      </w:r>
      <w:proofErr w:type="spellStart"/>
      <w:r>
        <w:t>xampp</w:t>
      </w:r>
      <w:proofErr w:type="spellEnd"/>
      <w:r>
        <w:t>\</w:t>
      </w:r>
      <w:proofErr w:type="spellStart"/>
      <w:r>
        <w:t>htdocs</w:t>
      </w:r>
      <w:proofErr w:type="spellEnd"/>
      <w:r>
        <w:t xml:space="preserve">       </w:t>
      </w:r>
    </w:p>
    <w:p w14:paraId="023E10D9" w14:textId="77777777" w:rsidR="000968EE" w:rsidRDefault="000968EE" w:rsidP="000968EE">
      <w:r>
        <w:t xml:space="preserve">PS C:\xampp\htdocs&gt; </w:t>
      </w:r>
      <w:proofErr w:type="spellStart"/>
      <w:r>
        <w:t>cd</w:t>
      </w:r>
      <w:proofErr w:type="spellEnd"/>
      <w:r>
        <w:t xml:space="preserve"> hotel</w:t>
      </w:r>
    </w:p>
    <w:p w14:paraId="2218F43B" w14:textId="77777777" w:rsidR="000968EE" w:rsidRDefault="000968EE" w:rsidP="000968EE">
      <w:proofErr w:type="spellStart"/>
      <w:proofErr w:type="gramStart"/>
      <w:r>
        <w:t>cd</w:t>
      </w:r>
      <w:proofErr w:type="spellEnd"/>
      <w:r>
        <w:t xml:space="preserve"> :</w:t>
      </w:r>
      <w:proofErr w:type="gramEnd"/>
      <w:r>
        <w:t xml:space="preserve"> Não é possível localizar o caminho 'C:\</w:t>
      </w:r>
      <w:proofErr w:type="spellStart"/>
      <w:r>
        <w:t>xampp</w:t>
      </w:r>
      <w:proofErr w:type="spellEnd"/>
      <w:r>
        <w:t>\</w:t>
      </w:r>
      <w:proofErr w:type="spellStart"/>
      <w:r>
        <w:t>htdocs</w:t>
      </w:r>
      <w:proofErr w:type="spellEnd"/>
      <w:r>
        <w:t>\hotel' porque ele não existe.</w:t>
      </w:r>
    </w:p>
    <w:p w14:paraId="325E3309" w14:textId="77777777" w:rsidR="000968EE" w:rsidRDefault="000968EE" w:rsidP="000968EE">
      <w:proofErr w:type="gramStart"/>
      <w:r>
        <w:t>No linha</w:t>
      </w:r>
      <w:proofErr w:type="gramEnd"/>
      <w:r>
        <w:t>:1 caractere:1</w:t>
      </w:r>
    </w:p>
    <w:p w14:paraId="62D8A234" w14:textId="77777777" w:rsidR="000968EE" w:rsidRDefault="000968EE" w:rsidP="000968EE">
      <w:r>
        <w:lastRenderedPageBreak/>
        <w:t xml:space="preserve">+ </w:t>
      </w:r>
      <w:proofErr w:type="spellStart"/>
      <w:r>
        <w:t>cd</w:t>
      </w:r>
      <w:proofErr w:type="spellEnd"/>
      <w:r>
        <w:t xml:space="preserve"> hotel</w:t>
      </w:r>
    </w:p>
    <w:p w14:paraId="2BD39F1A" w14:textId="77777777" w:rsidR="000968EE" w:rsidRDefault="000968EE" w:rsidP="000968EE">
      <w:r>
        <w:t>+ ~~~~~~~~</w:t>
      </w:r>
    </w:p>
    <w:p w14:paraId="708B65BC" w14:textId="77777777" w:rsidR="000968EE" w:rsidRDefault="000968EE" w:rsidP="000968EE">
      <w:r>
        <w:t xml:space="preserve">    + </w:t>
      </w:r>
      <w:proofErr w:type="spellStart"/>
      <w:r>
        <w:t>CategoryInfo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ObjectNotFound</w:t>
      </w:r>
      <w:proofErr w:type="spellEnd"/>
      <w:r>
        <w:t>: (C:\</w:t>
      </w:r>
      <w:proofErr w:type="spellStart"/>
      <w:r>
        <w:t>xampp</w:t>
      </w:r>
      <w:proofErr w:type="spellEnd"/>
      <w:r>
        <w:t>\</w:t>
      </w:r>
      <w:proofErr w:type="spellStart"/>
      <w:r>
        <w:t>htdocs</w:t>
      </w:r>
      <w:proofErr w:type="spellEnd"/>
      <w:r>
        <w:t>\</w:t>
      </w:r>
      <w:proofErr w:type="spellStart"/>
      <w:r>
        <w:t>hotel:String</w:t>
      </w:r>
      <w:proofErr w:type="spellEnd"/>
      <w:r>
        <w:t>) [Set-</w:t>
      </w:r>
      <w:proofErr w:type="spellStart"/>
      <w:r>
        <w:t>Location</w:t>
      </w:r>
      <w:proofErr w:type="spellEnd"/>
      <w:r>
        <w:t xml:space="preserve">], </w:t>
      </w:r>
      <w:proofErr w:type="spellStart"/>
      <w:r>
        <w:t>ItemNotFoundException</w:t>
      </w:r>
      <w:proofErr w:type="spellEnd"/>
    </w:p>
    <w:p w14:paraId="2ECACD77" w14:textId="77777777" w:rsidR="000968EE" w:rsidRDefault="000968EE" w:rsidP="000968EE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PathNotFound,Microsoft.PowerShell.Commands.SetLocationCommand</w:t>
      </w:r>
      <w:proofErr w:type="spellEnd"/>
    </w:p>
    <w:p w14:paraId="353924EC" w14:textId="77777777" w:rsidR="000968EE" w:rsidRDefault="000968EE" w:rsidP="000968EE">
      <w:r>
        <w:t xml:space="preserve"> </w:t>
      </w:r>
    </w:p>
    <w:p w14:paraId="6C4A51A4" w14:textId="77777777" w:rsidR="000968EE" w:rsidRDefault="000968EE" w:rsidP="000968EE">
      <w:r>
        <w:t xml:space="preserve">PS C:\xampp\htdocs&gt; </w:t>
      </w:r>
      <w:proofErr w:type="spellStart"/>
      <w:r>
        <w:t>cd</w:t>
      </w:r>
      <w:proofErr w:type="spellEnd"/>
      <w:r>
        <w:t xml:space="preserve"> </w:t>
      </w:r>
      <w:proofErr w:type="spellStart"/>
      <w:r>
        <w:t>hotel_db</w:t>
      </w:r>
      <w:proofErr w:type="spellEnd"/>
    </w:p>
    <w:p w14:paraId="7A2AED98" w14:textId="77777777" w:rsidR="000968EE" w:rsidRDefault="000968EE" w:rsidP="000968EE">
      <w:r>
        <w:t xml:space="preserve">PS C:\xampp\htdocs\hotel_db&gt;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5BE9EB82" w14:textId="77777777" w:rsidR="000968EE" w:rsidRDefault="000968EE" w:rsidP="000968EE">
      <w:proofErr w:type="spellStart"/>
      <w:r>
        <w:t>Initialized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in C:/xampp/htdocs/hotel_db/.git/</w:t>
      </w:r>
    </w:p>
    <w:p w14:paraId="37FCCDD7" w14:textId="77777777" w:rsidR="000968EE" w:rsidRDefault="000968EE" w:rsidP="000968EE">
      <w:r>
        <w:t xml:space="preserve">PS C:\xampp\htdocs\hotel_db&gt;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.</w:t>
      </w:r>
    </w:p>
    <w:p w14:paraId="7871955B" w14:textId="77777777" w:rsidR="000968EE" w:rsidRDefault="000968EE" w:rsidP="000968EE">
      <w:proofErr w:type="spellStart"/>
      <w:r>
        <w:t>git</w:t>
      </w:r>
      <w:proofErr w:type="spellEnd"/>
      <w:r>
        <w:t>: '</w:t>
      </w:r>
      <w:proofErr w:type="spellStart"/>
      <w:r>
        <w:t>add</w:t>
      </w:r>
      <w:proofErr w:type="spellEnd"/>
      <w:r>
        <w:t xml:space="preserve">.'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. </w:t>
      </w:r>
      <w:proofErr w:type="spellStart"/>
      <w:r>
        <w:t>See</w:t>
      </w:r>
      <w:proofErr w:type="spellEnd"/>
      <w:r>
        <w:t xml:space="preserve"> '</w:t>
      </w:r>
      <w:proofErr w:type="spellStart"/>
      <w:r>
        <w:t>git</w:t>
      </w:r>
      <w:proofErr w:type="spellEnd"/>
      <w:r>
        <w:t xml:space="preserve"> --help'.</w:t>
      </w:r>
    </w:p>
    <w:p w14:paraId="387BC59C" w14:textId="77777777" w:rsidR="000968EE" w:rsidRDefault="000968EE" w:rsidP="000968EE"/>
    <w:p w14:paraId="7F58CDC1" w14:textId="77777777" w:rsidR="000968EE" w:rsidRDefault="000968EE" w:rsidP="000968EE">
      <w:r>
        <w:t xml:space="preserve">The </w:t>
      </w:r>
      <w:proofErr w:type="spellStart"/>
      <w:r>
        <w:t>most</w:t>
      </w:r>
      <w:proofErr w:type="spellEnd"/>
      <w:r>
        <w:t xml:space="preserve"> similar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is</w:t>
      </w:r>
      <w:proofErr w:type="spellEnd"/>
    </w:p>
    <w:p w14:paraId="0CDA6E63" w14:textId="77777777" w:rsidR="000968EE" w:rsidRDefault="000968EE" w:rsidP="000968EE">
      <w:r>
        <w:t xml:space="preserve">        </w:t>
      </w:r>
      <w:proofErr w:type="spellStart"/>
      <w:r>
        <w:t>add</w:t>
      </w:r>
      <w:proofErr w:type="spellEnd"/>
    </w:p>
    <w:p w14:paraId="32C97673" w14:textId="77777777" w:rsidR="000968EE" w:rsidRDefault="000968EE" w:rsidP="000968EE">
      <w:r>
        <w:t xml:space="preserve">PS C:\xampp\htdocs\hotel_db&gt;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7FD76D8F" w14:textId="75D1F33D" w:rsidR="000968EE" w:rsidRDefault="000968EE" w:rsidP="000968EE">
      <w:r>
        <w:t>PS C:\xampp\htdocs\hotel_db&gt;</w:t>
      </w:r>
    </w:p>
    <w:p w14:paraId="2C8B522F" w14:textId="77777777" w:rsidR="008211C8" w:rsidRDefault="008211C8"/>
    <w:p w14:paraId="66B3DF12" w14:textId="77777777" w:rsidR="000968EE" w:rsidRDefault="000968EE" w:rsidP="000968EE">
      <w:r>
        <w:t xml:space="preserve">PS C:\xampp\htdocs\hotel_db&gt;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"Primeira versão"</w:t>
      </w:r>
    </w:p>
    <w:p w14:paraId="1D81ACE7" w14:textId="77777777" w:rsidR="000968EE" w:rsidRDefault="000968EE" w:rsidP="000968EE">
      <w:r>
        <w:t>[master (root-</w:t>
      </w:r>
      <w:proofErr w:type="spellStart"/>
      <w:r>
        <w:t>commit</w:t>
      </w:r>
      <w:proofErr w:type="spellEnd"/>
      <w:r>
        <w:t>) c03e400</w:t>
      </w:r>
      <w:proofErr w:type="gramStart"/>
      <w:r>
        <w:t>] Primeira</w:t>
      </w:r>
      <w:proofErr w:type="gramEnd"/>
      <w:r>
        <w:t xml:space="preserve"> versão</w:t>
      </w:r>
    </w:p>
    <w:p w14:paraId="12D2DAF5" w14:textId="77777777" w:rsidR="000968EE" w:rsidRDefault="000968EE" w:rsidP="000968EE">
      <w:r>
        <w:t xml:space="preserve"> </w:t>
      </w:r>
      <w:proofErr w:type="spellStart"/>
      <w:r>
        <w:t>Committer</w:t>
      </w:r>
      <w:proofErr w:type="spellEnd"/>
      <w:r>
        <w:t>: EIH6NL209 &lt;eih6nl209@edusesimg.com.br&gt;</w:t>
      </w:r>
    </w:p>
    <w:p w14:paraId="3E26B5F5" w14:textId="77777777" w:rsidR="000968EE" w:rsidRDefault="000968EE" w:rsidP="000968EE"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based</w:t>
      </w:r>
      <w:proofErr w:type="spellEnd"/>
    </w:p>
    <w:p w14:paraId="6E1F4062" w14:textId="77777777" w:rsidR="000968EE" w:rsidRDefault="000968EE" w:rsidP="000968EE"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hostname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accurate</w:t>
      </w:r>
      <w:proofErr w:type="spellEnd"/>
      <w:r>
        <w:t>.</w:t>
      </w:r>
    </w:p>
    <w:p w14:paraId="3FF5DB46" w14:textId="77777777" w:rsidR="000968EE" w:rsidRDefault="000968EE" w:rsidP="000968EE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suppress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setting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.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</w:p>
    <w:p w14:paraId="55E9E704" w14:textId="77777777" w:rsidR="000968EE" w:rsidRDefault="000968EE" w:rsidP="000968EE">
      <w:proofErr w:type="spellStart"/>
      <w:r>
        <w:t>following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follow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editor </w:t>
      </w:r>
      <w:proofErr w:type="spellStart"/>
      <w:r>
        <w:t>to</w:t>
      </w:r>
      <w:proofErr w:type="spellEnd"/>
      <w:r>
        <w:t xml:space="preserve"> </w:t>
      </w:r>
      <w:proofErr w:type="spellStart"/>
      <w:r>
        <w:t>edit</w:t>
      </w:r>
      <w:proofErr w:type="spellEnd"/>
    </w:p>
    <w:p w14:paraId="09507573" w14:textId="77777777" w:rsidR="000968EE" w:rsidRDefault="000968EE" w:rsidP="000968EE">
      <w:proofErr w:type="spellStart"/>
      <w:r>
        <w:t>your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file:</w:t>
      </w:r>
    </w:p>
    <w:p w14:paraId="6EB66CF4" w14:textId="77777777" w:rsidR="000968EE" w:rsidRDefault="000968EE" w:rsidP="000968EE"/>
    <w:p w14:paraId="677EC4F9" w14:textId="77777777" w:rsidR="000968EE" w:rsidRDefault="000968EE" w:rsidP="000968EE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--</w:t>
      </w:r>
      <w:proofErr w:type="spellStart"/>
      <w:r>
        <w:t>edit</w:t>
      </w:r>
      <w:proofErr w:type="spellEnd"/>
    </w:p>
    <w:p w14:paraId="055779E0" w14:textId="77777777" w:rsidR="000968EE" w:rsidRDefault="000968EE" w:rsidP="000968EE"/>
    <w:p w14:paraId="07EB2BB1" w14:textId="77777777" w:rsidR="000968EE" w:rsidRDefault="000968EE" w:rsidP="000968EE">
      <w:proofErr w:type="spellStart"/>
      <w:r>
        <w:t>After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63F7EA4F" w14:textId="77777777" w:rsidR="000968EE" w:rsidRDefault="000968EE" w:rsidP="000968EE"/>
    <w:p w14:paraId="38E4BDB4" w14:textId="77777777" w:rsidR="000968EE" w:rsidRDefault="000968EE" w:rsidP="000968EE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--</w:t>
      </w:r>
      <w:proofErr w:type="spellStart"/>
      <w:r>
        <w:t>amend</w:t>
      </w:r>
      <w:proofErr w:type="spellEnd"/>
      <w:r>
        <w:t xml:space="preserve"> --reset-</w:t>
      </w:r>
      <w:proofErr w:type="spellStart"/>
      <w:r>
        <w:t>author</w:t>
      </w:r>
      <w:proofErr w:type="spellEnd"/>
    </w:p>
    <w:p w14:paraId="3A4E7689" w14:textId="77777777" w:rsidR="000968EE" w:rsidRDefault="000968EE" w:rsidP="000968EE"/>
    <w:p w14:paraId="6F263EEF" w14:textId="77777777" w:rsidR="000968EE" w:rsidRDefault="000968EE" w:rsidP="000968EE">
      <w:r>
        <w:t xml:space="preserve"> 5 files </w:t>
      </w:r>
      <w:proofErr w:type="spellStart"/>
      <w:r>
        <w:t>changed</w:t>
      </w:r>
      <w:proofErr w:type="spellEnd"/>
      <w:r>
        <w:t xml:space="preserve">, 101 </w:t>
      </w:r>
      <w:proofErr w:type="spellStart"/>
      <w:proofErr w:type="gramStart"/>
      <w:r>
        <w:t>insertions</w:t>
      </w:r>
      <w:proofErr w:type="spellEnd"/>
      <w:r>
        <w:t>(</w:t>
      </w:r>
      <w:proofErr w:type="gramEnd"/>
      <w:r>
        <w:t>+)</w:t>
      </w:r>
    </w:p>
    <w:p w14:paraId="29493682" w14:textId="77777777" w:rsidR="000968EE" w:rsidRDefault="000968EE" w:rsidP="000968EE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cadastro_cliente.html</w:t>
      </w:r>
    </w:p>
    <w:p w14:paraId="78BCF16A" w14:textId="77777777" w:rsidR="000968EE" w:rsidRDefault="000968EE" w:rsidP="000968EE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conexao.php</w:t>
      </w:r>
      <w:proofErr w:type="spellEnd"/>
    </w:p>
    <w:p w14:paraId="038667B2" w14:textId="77777777" w:rsidR="000968EE" w:rsidRDefault="000968EE" w:rsidP="000968EE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css</w:t>
      </w:r>
      <w:proofErr w:type="spellEnd"/>
      <w:r>
        <w:t>/estilo.css</w:t>
      </w:r>
    </w:p>
    <w:p w14:paraId="5644D8A0" w14:textId="77777777" w:rsidR="000968EE" w:rsidRDefault="000968EE" w:rsidP="000968EE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css</w:t>
      </w:r>
      <w:proofErr w:type="spellEnd"/>
      <w:r>
        <w:t>/style.css</w:t>
      </w:r>
    </w:p>
    <w:p w14:paraId="2A375E79" w14:textId="77777777" w:rsidR="000968EE" w:rsidRDefault="000968EE" w:rsidP="000968EE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</w:t>
      </w:r>
      <w:proofErr w:type="spellStart"/>
      <w:r>
        <w:t>salvar_cliente.php</w:t>
      </w:r>
      <w:proofErr w:type="spellEnd"/>
    </w:p>
    <w:p w14:paraId="75207E3F" w14:textId="393EFE0C" w:rsidR="008949BC" w:rsidRDefault="000968EE" w:rsidP="000968EE">
      <w:r>
        <w:t>PS C:\xampp\htdocs\hotel_db&gt;</w:t>
      </w:r>
    </w:p>
    <w:p w14:paraId="40A4EDEC" w14:textId="2020D318" w:rsidR="005A6AEB" w:rsidRDefault="005A6AEB" w:rsidP="000968EE">
      <w:r>
        <w:t xml:space="preserve">AULA 01/09/2026 </w:t>
      </w:r>
    </w:p>
    <w:p w14:paraId="264F0627" w14:textId="5083C74E" w:rsidR="005A6AEB" w:rsidRDefault="005A6AEB" w:rsidP="000968EE">
      <w:r>
        <w:t>ABRINDO O GIT HUB GITHUB.COM</w:t>
      </w:r>
    </w:p>
    <w:p w14:paraId="6A81D985" w14:textId="689A7B85" w:rsidR="005A6AEB" w:rsidRDefault="005A6AEB" w:rsidP="000968EE">
      <w:proofErr w:type="spellStart"/>
      <w:r>
        <w:t>Sign</w:t>
      </w:r>
      <w:proofErr w:type="spellEnd"/>
      <w:r>
        <w:t xml:space="preserve"> in</w:t>
      </w:r>
    </w:p>
    <w:p w14:paraId="09818027" w14:textId="250E6F5B" w:rsidR="005A6AEB" w:rsidRDefault="005A6AEB" w:rsidP="000968EE">
      <w:r>
        <w:t>Continue com o google</w:t>
      </w:r>
    </w:p>
    <w:p w14:paraId="7A409A1F" w14:textId="0C54D805" w:rsidR="005A6AEB" w:rsidRDefault="005A3FAC" w:rsidP="000968EE">
      <w:r>
        <w:t xml:space="preserve">Fazendo o repositório abrir as pastas e arquivos no </w:t>
      </w:r>
      <w:proofErr w:type="spellStart"/>
      <w:r>
        <w:t>git</w:t>
      </w:r>
      <w:proofErr w:type="spellEnd"/>
      <w:r>
        <w:t xml:space="preserve"> hub</w:t>
      </w:r>
    </w:p>
    <w:p w14:paraId="2DEFE5E6" w14:textId="790A328B" w:rsidR="005A3FAC" w:rsidRDefault="005A3FAC" w:rsidP="000968EE">
      <w:r>
        <w:t xml:space="preserve">Volte ao </w:t>
      </w:r>
      <w:proofErr w:type="spellStart"/>
      <w:r>
        <w:t>VScode</w:t>
      </w:r>
      <w:proofErr w:type="spellEnd"/>
      <w:r>
        <w:t xml:space="preserve"> e nos três pontinhos do menu vá em terminal e em new terminal</w:t>
      </w:r>
    </w:p>
    <w:p w14:paraId="1741EC92" w14:textId="33DA88F9" w:rsidR="005A3FAC" w:rsidRDefault="005A3FAC" w:rsidP="000968EE">
      <w:r>
        <w:t xml:space="preserve">Vamos </w:t>
      </w:r>
      <w:proofErr w:type="spellStart"/>
      <w:r>
        <w:t>versionar</w:t>
      </w:r>
      <w:proofErr w:type="spellEnd"/>
      <w:r>
        <w:t xml:space="preserve"> lá no </w:t>
      </w:r>
      <w:proofErr w:type="spellStart"/>
      <w:r>
        <w:t>VScode</w:t>
      </w:r>
      <w:proofErr w:type="spellEnd"/>
      <w:r>
        <w:t xml:space="preserve">, tudo que for feito será atualizado no repositório do </w:t>
      </w:r>
      <w:proofErr w:type="spellStart"/>
      <w:r>
        <w:t>git</w:t>
      </w:r>
      <w:proofErr w:type="spellEnd"/>
      <w:r>
        <w:t xml:space="preserve"> hub</w:t>
      </w:r>
    </w:p>
    <w:p w14:paraId="74185BEC" w14:textId="430C664F" w:rsidR="005A3FAC" w:rsidRDefault="005A3FAC" w:rsidP="000968EE">
      <w:r>
        <w:t xml:space="preserve">Vamos digitar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– inicialize nosso projeto</w:t>
      </w:r>
    </w:p>
    <w:p w14:paraId="61C5779F" w14:textId="108D4C60" w:rsidR="005A3FAC" w:rsidRDefault="005A3FAC" w:rsidP="000968EE">
      <w:r w:rsidRPr="005A3FAC">
        <w:t>PS C:\xampp\htdocs\projeto_hotel</w:t>
      </w:r>
      <w:proofErr w:type="gramStart"/>
      <w:r w:rsidRPr="005A3FAC">
        <w:t xml:space="preserve">&gt; </w:t>
      </w:r>
      <w:r>
        <w:t xml:space="preserve"> </w:t>
      </w:r>
      <w:proofErr w:type="spell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enter</w:t>
      </w:r>
      <w:proofErr w:type="spellEnd"/>
    </w:p>
    <w:p w14:paraId="5AB217FA" w14:textId="77777777" w:rsidR="005A3FAC" w:rsidRDefault="005A3FAC" w:rsidP="005A3FAC">
      <w:proofErr w:type="spellStart"/>
      <w:r>
        <w:t>Initialized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in C:/xampp/htdocs/projeto_hotel/.git/</w:t>
      </w:r>
    </w:p>
    <w:p w14:paraId="7D4EC8E1" w14:textId="428ED23B" w:rsidR="005A3FAC" w:rsidRDefault="005A3FAC" w:rsidP="005A3FAC">
      <w:r>
        <w:t xml:space="preserve">PS C:\xampp\htdocs\projeto_hotel&gt;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depois </w:t>
      </w:r>
      <w:r w:rsidR="00BB28C4">
        <w:t>para adicionar todos os arquivos da pasta na preparação para enviar para a nuvem</w:t>
      </w:r>
    </w:p>
    <w:p w14:paraId="7C23FB58" w14:textId="77777777" w:rsidR="00BB28C4" w:rsidRDefault="00BB28C4" w:rsidP="005A3FAC"/>
    <w:p w14:paraId="626AB68C" w14:textId="101C2CAB" w:rsidR="005A3FAC" w:rsidRDefault="005A3FAC" w:rsidP="005A3FAC">
      <w:proofErr w:type="spellStart"/>
      <w:r>
        <w:t>Git</w:t>
      </w:r>
      <w:proofErr w:type="spellEnd"/>
      <w:r>
        <w:t xml:space="preserve"> status </w:t>
      </w:r>
      <w:proofErr w:type="spellStart"/>
      <w:r>
        <w:t>enter</w:t>
      </w:r>
      <w:proofErr w:type="spellEnd"/>
      <w:r w:rsidR="00BB28C4">
        <w:t xml:space="preserve"> esse </w:t>
      </w:r>
      <w:proofErr w:type="spellStart"/>
      <w:r w:rsidR="00BB28C4">
        <w:t>git</w:t>
      </w:r>
      <w:proofErr w:type="spellEnd"/>
      <w:r w:rsidR="00BB28C4">
        <w:t xml:space="preserve"> status mostra exatamente qual é o status que todos arquivos estão </w:t>
      </w:r>
    </w:p>
    <w:p w14:paraId="65E78389" w14:textId="6B0A545D" w:rsidR="005A3FAC" w:rsidRDefault="005A3FAC" w:rsidP="005A3FAC"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master</w:t>
      </w:r>
      <w:r w:rsidR="003159C5">
        <w:t xml:space="preserve">    </w:t>
      </w:r>
      <w:proofErr w:type="gramStart"/>
      <w:r w:rsidR="003159C5">
        <w:t>---  BRANCH</w:t>
      </w:r>
      <w:proofErr w:type="gramEnd"/>
      <w:r w:rsidR="003159C5">
        <w:t xml:space="preserve"> É UMA RAMIFICAÇÃO – DEV – TESTE1 – TESTE2 – ATÉ O PROD</w:t>
      </w:r>
    </w:p>
    <w:p w14:paraId="7DAE0F62" w14:textId="77777777" w:rsidR="005A3FAC" w:rsidRDefault="005A3FAC" w:rsidP="005A3FAC"/>
    <w:p w14:paraId="19912308" w14:textId="77777777" w:rsidR="005A3FAC" w:rsidRDefault="005A3FAC" w:rsidP="005A3FAC">
      <w:r>
        <w:t xml:space="preserve">No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yet</w:t>
      </w:r>
      <w:proofErr w:type="spellEnd"/>
    </w:p>
    <w:p w14:paraId="6FF9AA44" w14:textId="77777777" w:rsidR="005A3FAC" w:rsidRDefault="005A3FAC" w:rsidP="005A3FAC"/>
    <w:p w14:paraId="5805F407" w14:textId="6EAC3C23" w:rsidR="005A3FAC" w:rsidRDefault="005A3FAC" w:rsidP="005A3FAC"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:</w:t>
      </w:r>
      <w:r w:rsidR="003159C5">
        <w:t xml:space="preserve">   ---- PASTAS NÃO PREPARARADAS PARA IR PARA NUVEM</w:t>
      </w:r>
    </w:p>
    <w:p w14:paraId="776F9E29" w14:textId="77777777" w:rsidR="005A3FAC" w:rsidRDefault="005A3FAC" w:rsidP="005A3FAC">
      <w:r>
        <w:t xml:space="preserve"> 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r>
        <w:t>cached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unstage</w:t>
      </w:r>
      <w:proofErr w:type="spellEnd"/>
      <w:r>
        <w:t>)</w:t>
      </w:r>
    </w:p>
    <w:p w14:paraId="10138122" w14:textId="77777777" w:rsidR="005A3FAC" w:rsidRDefault="005A3FAC" w:rsidP="005A3FAC">
      <w:r>
        <w:t xml:space="preserve">        new file:   cadastro_cliente.html</w:t>
      </w:r>
    </w:p>
    <w:p w14:paraId="574DC11A" w14:textId="77777777" w:rsidR="005A3FAC" w:rsidRDefault="005A3FAC" w:rsidP="005A3FAC">
      <w:r>
        <w:t xml:space="preserve">        new file:   </w:t>
      </w:r>
      <w:proofErr w:type="spellStart"/>
      <w:r>
        <w:t>css</w:t>
      </w:r>
      <w:proofErr w:type="spellEnd"/>
      <w:r>
        <w:t>/estilo.css</w:t>
      </w:r>
    </w:p>
    <w:p w14:paraId="5CF5F4C9" w14:textId="77777777" w:rsidR="005A3FAC" w:rsidRDefault="005A3FAC" w:rsidP="005A3FAC">
      <w:r>
        <w:t xml:space="preserve">        new file:   login.html</w:t>
      </w:r>
    </w:p>
    <w:p w14:paraId="62BCA3E6" w14:textId="77777777" w:rsidR="005A3FAC" w:rsidRDefault="005A3FAC" w:rsidP="005A3FAC"/>
    <w:p w14:paraId="2AF5AAD8" w14:textId="23EA44A9" w:rsidR="005A3FAC" w:rsidRDefault="005A3FAC" w:rsidP="005A3FAC">
      <w:r>
        <w:t>PS C:\xampp\htdocs\projeto_hotel&gt;</w:t>
      </w:r>
    </w:p>
    <w:p w14:paraId="6D58C522" w14:textId="018F9CF8" w:rsidR="00BB28C4" w:rsidRDefault="00BB28C4" w:rsidP="005A3FAC"/>
    <w:p w14:paraId="39B307A9" w14:textId="77777777" w:rsidR="00BB28C4" w:rsidRDefault="00BB28C4" w:rsidP="00BB28C4">
      <w:r>
        <w:t xml:space="preserve">PS C:\xampp\htdocs\projeto_hotel&gt; </w:t>
      </w:r>
      <w:proofErr w:type="spellStart"/>
      <w:r>
        <w:t>git</w:t>
      </w:r>
      <w:proofErr w:type="spellEnd"/>
      <w:r>
        <w:t xml:space="preserve"> status</w:t>
      </w:r>
    </w:p>
    <w:p w14:paraId="2439C44D" w14:textId="77777777" w:rsidR="00BB28C4" w:rsidRDefault="00BB28C4" w:rsidP="00BB28C4"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master</w:t>
      </w:r>
    </w:p>
    <w:p w14:paraId="572C72A5" w14:textId="77777777" w:rsidR="00BB28C4" w:rsidRDefault="00BB28C4" w:rsidP="00BB28C4"/>
    <w:p w14:paraId="5F371861" w14:textId="77777777" w:rsidR="00BB28C4" w:rsidRDefault="00BB28C4" w:rsidP="00BB28C4">
      <w:r>
        <w:t xml:space="preserve">No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yet</w:t>
      </w:r>
      <w:proofErr w:type="spellEnd"/>
    </w:p>
    <w:p w14:paraId="5FAF256A" w14:textId="77777777" w:rsidR="00BB28C4" w:rsidRDefault="00BB28C4" w:rsidP="00BB28C4"/>
    <w:p w14:paraId="5D3B4E17" w14:textId="77777777" w:rsidR="00BB28C4" w:rsidRDefault="00BB28C4" w:rsidP="00BB28C4"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:</w:t>
      </w:r>
    </w:p>
    <w:p w14:paraId="472FA87D" w14:textId="77777777" w:rsidR="00BB28C4" w:rsidRDefault="00BB28C4" w:rsidP="00BB28C4">
      <w:r>
        <w:t xml:space="preserve"> 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r>
        <w:t>cached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unstage</w:t>
      </w:r>
      <w:proofErr w:type="spellEnd"/>
      <w:r>
        <w:t>)</w:t>
      </w:r>
    </w:p>
    <w:p w14:paraId="0A5F9EFA" w14:textId="77777777" w:rsidR="00BB28C4" w:rsidRDefault="00BB28C4" w:rsidP="00BB28C4">
      <w:r>
        <w:t xml:space="preserve">        new file:   cadastro_cliente.html</w:t>
      </w:r>
    </w:p>
    <w:p w14:paraId="11628EF3" w14:textId="77777777" w:rsidR="00BB28C4" w:rsidRDefault="00BB28C4" w:rsidP="00BB28C4">
      <w:r>
        <w:t xml:space="preserve">        new file:   </w:t>
      </w:r>
      <w:proofErr w:type="spellStart"/>
      <w:r>
        <w:t>css</w:t>
      </w:r>
      <w:proofErr w:type="spellEnd"/>
      <w:r>
        <w:t>/estilo.css</w:t>
      </w:r>
    </w:p>
    <w:p w14:paraId="0D12C79D" w14:textId="77777777" w:rsidR="00BB28C4" w:rsidRDefault="00BB28C4" w:rsidP="00BB28C4">
      <w:r>
        <w:t xml:space="preserve">        new file:   login.html</w:t>
      </w:r>
    </w:p>
    <w:p w14:paraId="24808284" w14:textId="77777777" w:rsidR="00BB28C4" w:rsidRDefault="00BB28C4" w:rsidP="00BB28C4"/>
    <w:p w14:paraId="711BC96F" w14:textId="77777777" w:rsidR="00BB28C4" w:rsidRDefault="00BB28C4" w:rsidP="00BB28C4">
      <w:proofErr w:type="spellStart"/>
      <w:r>
        <w:t>Untracked</w:t>
      </w:r>
      <w:proofErr w:type="spellEnd"/>
      <w:r>
        <w:t xml:space="preserve"> files:</w:t>
      </w:r>
    </w:p>
    <w:p w14:paraId="520B8C1A" w14:textId="77777777" w:rsidR="00BB28C4" w:rsidRDefault="00BB28C4" w:rsidP="00BB28C4">
      <w:r>
        <w:t xml:space="preserve"> 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include in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)</w:t>
      </w:r>
    </w:p>
    <w:p w14:paraId="200AA720" w14:textId="77777777" w:rsidR="00BB28C4" w:rsidRDefault="00BB28C4" w:rsidP="00BB28C4">
      <w:r>
        <w:t xml:space="preserve">        </w:t>
      </w:r>
      <w:proofErr w:type="spellStart"/>
      <w:r>
        <w:t>conexao.php</w:t>
      </w:r>
      <w:proofErr w:type="spellEnd"/>
    </w:p>
    <w:p w14:paraId="53BA3CC2" w14:textId="77777777" w:rsidR="00BB28C4" w:rsidRDefault="00BB28C4" w:rsidP="00BB28C4">
      <w:r>
        <w:t xml:space="preserve">        </w:t>
      </w:r>
      <w:proofErr w:type="spellStart"/>
      <w:r>
        <w:t>salvar_cliente.php</w:t>
      </w:r>
      <w:proofErr w:type="spellEnd"/>
    </w:p>
    <w:p w14:paraId="2AB9B8EB" w14:textId="77777777" w:rsidR="00BB28C4" w:rsidRDefault="00BB28C4" w:rsidP="00BB28C4"/>
    <w:p w14:paraId="31F7CC10" w14:textId="77777777" w:rsidR="00BB28C4" w:rsidRDefault="00BB28C4" w:rsidP="00BB28C4">
      <w:r>
        <w:t xml:space="preserve">PS C:\xampp\htdocs\projeto_hotel&gt;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0A5C609A" w14:textId="77777777" w:rsidR="00BB28C4" w:rsidRDefault="00BB28C4" w:rsidP="00BB28C4">
      <w:r>
        <w:t xml:space="preserve">PS C:\xampp\htdocs\projeto_hotel&gt; </w:t>
      </w:r>
      <w:proofErr w:type="spellStart"/>
      <w:r>
        <w:t>git</w:t>
      </w:r>
      <w:proofErr w:type="spellEnd"/>
      <w:r>
        <w:t xml:space="preserve"> status]</w:t>
      </w:r>
    </w:p>
    <w:p w14:paraId="14F29ECF" w14:textId="77777777" w:rsidR="00BB28C4" w:rsidRDefault="00BB28C4" w:rsidP="00BB28C4">
      <w:proofErr w:type="spellStart"/>
      <w:r>
        <w:t>git</w:t>
      </w:r>
      <w:proofErr w:type="spellEnd"/>
      <w:r>
        <w:t xml:space="preserve">: 'status]'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. </w:t>
      </w:r>
      <w:proofErr w:type="spellStart"/>
      <w:r>
        <w:t>See</w:t>
      </w:r>
      <w:proofErr w:type="spellEnd"/>
      <w:r>
        <w:t xml:space="preserve"> '</w:t>
      </w:r>
      <w:proofErr w:type="spellStart"/>
      <w:r>
        <w:t>git</w:t>
      </w:r>
      <w:proofErr w:type="spellEnd"/>
      <w:r>
        <w:t xml:space="preserve"> --help'.</w:t>
      </w:r>
    </w:p>
    <w:p w14:paraId="3AC31AC8" w14:textId="77777777" w:rsidR="00BB28C4" w:rsidRDefault="00BB28C4" w:rsidP="00BB28C4"/>
    <w:p w14:paraId="69E72B3E" w14:textId="77777777" w:rsidR="00BB28C4" w:rsidRDefault="00BB28C4" w:rsidP="00BB28C4">
      <w:r>
        <w:t xml:space="preserve">The </w:t>
      </w:r>
      <w:proofErr w:type="spellStart"/>
      <w:r>
        <w:t>most</w:t>
      </w:r>
      <w:proofErr w:type="spellEnd"/>
      <w:r>
        <w:t xml:space="preserve"> similar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is</w:t>
      </w:r>
      <w:proofErr w:type="spellEnd"/>
    </w:p>
    <w:p w14:paraId="6472D964" w14:textId="77777777" w:rsidR="00BB28C4" w:rsidRDefault="00BB28C4" w:rsidP="00BB28C4">
      <w:r>
        <w:t xml:space="preserve">        status</w:t>
      </w:r>
    </w:p>
    <w:p w14:paraId="250AB270" w14:textId="77777777" w:rsidR="00BB28C4" w:rsidRDefault="00BB28C4" w:rsidP="00BB28C4">
      <w:r>
        <w:t xml:space="preserve">PS C:\xampp\htdocs\projeto_hotel&gt; </w:t>
      </w:r>
      <w:proofErr w:type="spellStart"/>
      <w:r>
        <w:t>git</w:t>
      </w:r>
      <w:proofErr w:type="spellEnd"/>
      <w:r>
        <w:t xml:space="preserve"> status</w:t>
      </w:r>
    </w:p>
    <w:p w14:paraId="266C35C0" w14:textId="77777777" w:rsidR="00BB28C4" w:rsidRDefault="00BB28C4" w:rsidP="00BB28C4"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master</w:t>
      </w:r>
    </w:p>
    <w:p w14:paraId="2056D008" w14:textId="77777777" w:rsidR="00BB28C4" w:rsidRDefault="00BB28C4" w:rsidP="00BB28C4"/>
    <w:p w14:paraId="3D778F1C" w14:textId="77777777" w:rsidR="00BB28C4" w:rsidRDefault="00BB28C4" w:rsidP="00BB28C4">
      <w:r>
        <w:t xml:space="preserve">No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yet</w:t>
      </w:r>
      <w:proofErr w:type="spellEnd"/>
    </w:p>
    <w:p w14:paraId="2EB9F499" w14:textId="77777777" w:rsidR="00BB28C4" w:rsidRDefault="00BB28C4" w:rsidP="00BB28C4"/>
    <w:p w14:paraId="2EE959BD" w14:textId="77777777" w:rsidR="00BB28C4" w:rsidRDefault="00BB28C4" w:rsidP="00BB28C4"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:</w:t>
      </w:r>
    </w:p>
    <w:p w14:paraId="49247E6D" w14:textId="77777777" w:rsidR="00BB28C4" w:rsidRDefault="00BB28C4" w:rsidP="00BB28C4">
      <w:r>
        <w:lastRenderedPageBreak/>
        <w:t xml:space="preserve"> 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r>
        <w:t>cached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unstage</w:t>
      </w:r>
      <w:proofErr w:type="spellEnd"/>
      <w:r>
        <w:t>)</w:t>
      </w:r>
    </w:p>
    <w:p w14:paraId="1813027A" w14:textId="77777777" w:rsidR="00BB28C4" w:rsidRDefault="00BB28C4" w:rsidP="00BB28C4">
      <w:r>
        <w:t xml:space="preserve">        new file:   cadastro_cliente.html</w:t>
      </w:r>
    </w:p>
    <w:p w14:paraId="2C52C4DC" w14:textId="77777777" w:rsidR="00BB28C4" w:rsidRDefault="00BB28C4" w:rsidP="00BB28C4">
      <w:r>
        <w:t xml:space="preserve">        new file:   </w:t>
      </w:r>
      <w:proofErr w:type="spellStart"/>
      <w:r>
        <w:t>conexao.php</w:t>
      </w:r>
      <w:proofErr w:type="spellEnd"/>
    </w:p>
    <w:p w14:paraId="7E56EAC9" w14:textId="77777777" w:rsidR="00BB28C4" w:rsidRDefault="00BB28C4" w:rsidP="00BB28C4">
      <w:r>
        <w:t xml:space="preserve">        new file:   </w:t>
      </w:r>
      <w:proofErr w:type="spellStart"/>
      <w:r>
        <w:t>css</w:t>
      </w:r>
      <w:proofErr w:type="spellEnd"/>
      <w:r>
        <w:t>/estilo.css</w:t>
      </w:r>
    </w:p>
    <w:p w14:paraId="677A0A11" w14:textId="77777777" w:rsidR="00BB28C4" w:rsidRDefault="00BB28C4" w:rsidP="00BB28C4">
      <w:r>
        <w:t xml:space="preserve">        new file:   login.html</w:t>
      </w:r>
    </w:p>
    <w:p w14:paraId="4FE1217D" w14:textId="77777777" w:rsidR="00BB28C4" w:rsidRDefault="00BB28C4" w:rsidP="00BB28C4">
      <w:r>
        <w:t xml:space="preserve">        new file:   </w:t>
      </w:r>
      <w:proofErr w:type="spellStart"/>
      <w:r>
        <w:t>salvar_cliente.php</w:t>
      </w:r>
      <w:proofErr w:type="spellEnd"/>
    </w:p>
    <w:p w14:paraId="0ACEA728" w14:textId="77777777" w:rsidR="00BB28C4" w:rsidRDefault="00BB28C4" w:rsidP="00BB28C4"/>
    <w:p w14:paraId="7D85940E" w14:textId="607C089E" w:rsidR="00BB28C4" w:rsidRDefault="00BB28C4" w:rsidP="00BB28C4">
      <w:r>
        <w:t>PS C:\xampp\htdocs\projeto_hotel&gt;</w:t>
      </w:r>
    </w:p>
    <w:p w14:paraId="11637F6D" w14:textId="311C2CE6" w:rsidR="00BB28C4" w:rsidRDefault="00BB28C4" w:rsidP="00BB28C4"/>
    <w:p w14:paraId="1CB10D5B" w14:textId="72C0CF7D" w:rsidR="00BB28C4" w:rsidRDefault="00BB28C4" w:rsidP="00BB28C4">
      <w:r w:rsidRPr="00BB28C4">
        <w:t xml:space="preserve">PS C:\xampp\htdocs\projeto_hotel&gt; </w:t>
      </w:r>
      <w:proofErr w:type="spellStart"/>
      <w:r w:rsidRPr="00BB28C4">
        <w:t>git</w:t>
      </w:r>
      <w:proofErr w:type="spellEnd"/>
      <w:r w:rsidRPr="00BB28C4">
        <w:t xml:space="preserve"> </w:t>
      </w:r>
      <w:proofErr w:type="spellStart"/>
      <w:r w:rsidRPr="00BB28C4">
        <w:t>commit</w:t>
      </w:r>
      <w:proofErr w:type="spellEnd"/>
      <w:r w:rsidRPr="00BB28C4">
        <w:t xml:space="preserve"> -m "erro cadastro cliente resolvido"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</w:t>
      </w:r>
      <w:proofErr w:type="gramStart"/>
      <w:r>
        <w:t>“”  é</w:t>
      </w:r>
      <w:proofErr w:type="gramEnd"/>
      <w:r>
        <w:t xml:space="preserve"> um comentário para comunicação no versionamento/concerto do código.</w:t>
      </w:r>
    </w:p>
    <w:p w14:paraId="69E4E1F3" w14:textId="48956CF3" w:rsidR="00BB28C4" w:rsidRDefault="00BB28C4" w:rsidP="00BB28C4">
      <w:r>
        <w:t>É um comando para comentar o código, algo novo que foi feito ou concertado</w:t>
      </w:r>
    </w:p>
    <w:p w14:paraId="27817E78" w14:textId="03EFD8EA" w:rsidR="00BB28C4" w:rsidRDefault="00BB28C4" w:rsidP="00BB28C4"/>
    <w:p w14:paraId="236147A6" w14:textId="273F4827" w:rsidR="00F64C86" w:rsidRDefault="00F26B29" w:rsidP="00BB28C4">
      <w:r>
        <w:t xml:space="preserve">Trocando o </w:t>
      </w:r>
      <w:proofErr w:type="gramStart"/>
      <w:r>
        <w:t>usuário  já</w:t>
      </w:r>
      <w:proofErr w:type="gramEnd"/>
      <w:r>
        <w:t xml:space="preserve"> cadastrado no </w:t>
      </w:r>
      <w:proofErr w:type="spellStart"/>
      <w:r>
        <w:t>VSCode</w:t>
      </w:r>
      <w:proofErr w:type="spellEnd"/>
      <w:r>
        <w:t xml:space="preserve"> para o nosso usuário do </w:t>
      </w:r>
      <w:proofErr w:type="spellStart"/>
      <w:r>
        <w:t>git</w:t>
      </w:r>
      <w:proofErr w:type="spellEnd"/>
      <w:r>
        <w:t xml:space="preserve"> hub</w:t>
      </w:r>
    </w:p>
    <w:p w14:paraId="17977578" w14:textId="5F57E188" w:rsidR="00F26B29" w:rsidRDefault="00F26B29" w:rsidP="00BB28C4">
      <w:proofErr w:type="spellStart"/>
      <w:r>
        <w:t>git</w:t>
      </w:r>
      <w:proofErr w:type="spellEnd"/>
      <w:r>
        <w:t xml:space="preserve"> </w:t>
      </w:r>
      <w:proofErr w:type="spellStart"/>
      <w:r>
        <w:t>cofig</w:t>
      </w:r>
      <w:proofErr w:type="spellEnd"/>
      <w:r>
        <w:t xml:space="preserve"> --global user.name “Marcilio”</w:t>
      </w:r>
      <w:r w:rsidR="006D28B7">
        <w:t xml:space="preserve"> ---IDENTIFICA QUEM É VC, AUTOR DOS COMMITS NA MÁQUINA. FREQUENCIA DE USO UMA VEZ POR COMPUTADOR E POR PROJETO</w:t>
      </w:r>
    </w:p>
    <w:p w14:paraId="0CA5B3B3" w14:textId="4CBD49A9" w:rsidR="006D28B7" w:rsidRDefault="00F26B29" w:rsidP="006D28B7">
      <w:proofErr w:type="spellStart"/>
      <w:r>
        <w:t>git</w:t>
      </w:r>
      <w:proofErr w:type="spellEnd"/>
      <w:r>
        <w:t xml:space="preserve"> </w:t>
      </w:r>
      <w:proofErr w:type="spellStart"/>
      <w:r>
        <w:t>cofig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“</w:t>
      </w:r>
      <w:hyperlink r:id="rId6" w:history="1">
        <w:r w:rsidRPr="00E74201">
          <w:rPr>
            <w:rStyle w:val="Hyperlink"/>
          </w:rPr>
          <w:t>0000324467@senaimgaluno.com.br</w:t>
        </w:r>
      </w:hyperlink>
      <w:r>
        <w:t>”</w:t>
      </w:r>
      <w:r w:rsidR="006D28B7">
        <w:t xml:space="preserve"> ---</w:t>
      </w:r>
      <w:r w:rsidR="006D28B7" w:rsidRPr="006D28B7">
        <w:t xml:space="preserve"> </w:t>
      </w:r>
      <w:r w:rsidR="006D28B7">
        <w:t>IDENTIFICA QUEM É VC, AUTOR DOS COMMITS NA MÁQUINA. FREQUENCIA DE USO UMA VEZ POR COMPUTADOR E POR PROJETO</w:t>
      </w:r>
    </w:p>
    <w:p w14:paraId="32BA20D5" w14:textId="4BEB95AB" w:rsidR="00F26B29" w:rsidRDefault="00F26B29" w:rsidP="00F26B29"/>
    <w:p w14:paraId="3F72D4CC" w14:textId="50824646" w:rsidR="00F26B29" w:rsidRDefault="00F26B29" w:rsidP="00F26B29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  <w:r>
        <w:t xml:space="preserve">     </w:t>
      </w:r>
    </w:p>
    <w:p w14:paraId="05F46AF1" w14:textId="773A41E4" w:rsidR="00131199" w:rsidRDefault="00131199" w:rsidP="00131199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hyperlink r:id="rId7" w:history="1">
        <w:r w:rsidRPr="00E74201">
          <w:rPr>
            <w:rStyle w:val="Hyperlink"/>
          </w:rPr>
          <w:t>https://github.com/0000324467-del/hotel.git</w:t>
        </w:r>
      </w:hyperlink>
      <w:r>
        <w:t xml:space="preserve"> ---esse link busca lá no </w:t>
      </w:r>
      <w:proofErr w:type="spellStart"/>
      <w:r>
        <w:t>giti</w:t>
      </w:r>
      <w:proofErr w:type="spellEnd"/>
      <w:r>
        <w:t xml:space="preserve"> hub em configuração rápida, após clicar no repositório.</w:t>
      </w:r>
    </w:p>
    <w:p w14:paraId="30CEBB4E" w14:textId="77777777" w:rsidR="00131199" w:rsidRDefault="00131199" w:rsidP="00F26B29"/>
    <w:p w14:paraId="1E821E62" w14:textId="2EF42A80" w:rsidR="00F26B29" w:rsidRDefault="00F26B29" w:rsidP="00F26B29">
      <w:r>
        <w:t xml:space="preserve">PS C:\xampp\htdocs\projeto_hotel&gt;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"Marcilio"</w:t>
      </w:r>
      <w:r w:rsidR="006D28B7">
        <w:t xml:space="preserve"> </w:t>
      </w:r>
    </w:p>
    <w:p w14:paraId="00D46A93" w14:textId="77777777" w:rsidR="00F26B29" w:rsidRDefault="00F26B29" w:rsidP="00F26B29">
      <w:r>
        <w:t xml:space="preserve">PS C:\xampp\htdocs\projeto_hotel&gt;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"0000324467@senaimgaluno.com.br"</w:t>
      </w:r>
    </w:p>
    <w:p w14:paraId="3907D780" w14:textId="1627820B" w:rsidR="00F26B29" w:rsidRDefault="00F26B29" w:rsidP="00F26B29">
      <w:r>
        <w:t>PS C:\xampp\htdocs\projeto_hotel&gt;</w:t>
      </w:r>
      <w:r w:rsidRPr="00F26B29"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  <w:r>
        <w:t xml:space="preserve">     </w:t>
      </w:r>
    </w:p>
    <w:p w14:paraId="7C9AF596" w14:textId="71E2DD6F" w:rsidR="00F26B29" w:rsidRDefault="00F26B29" w:rsidP="00F26B29">
      <w:r>
        <w:t>PS C:\xampp\htdocs\projeto_hotel&gt;</w:t>
      </w:r>
      <w:r w:rsidR="00131199">
        <w:t xml:space="preserve"> </w:t>
      </w:r>
      <w:proofErr w:type="spellStart"/>
      <w:r w:rsidR="00131199">
        <w:t>git</w:t>
      </w:r>
      <w:proofErr w:type="spellEnd"/>
      <w:r w:rsidR="00131199">
        <w:t xml:space="preserve"> </w:t>
      </w:r>
      <w:proofErr w:type="spellStart"/>
      <w:r w:rsidR="00131199">
        <w:t>remote</w:t>
      </w:r>
      <w:proofErr w:type="spellEnd"/>
      <w:r w:rsidR="00131199">
        <w:t xml:space="preserve"> </w:t>
      </w:r>
      <w:proofErr w:type="spellStart"/>
      <w:r w:rsidR="00131199">
        <w:t>origin</w:t>
      </w:r>
      <w:proofErr w:type="spellEnd"/>
      <w:r w:rsidR="00131199">
        <w:t xml:space="preserve"> </w:t>
      </w:r>
      <w:hyperlink r:id="rId8" w:history="1">
        <w:r w:rsidR="00131199" w:rsidRPr="00E74201">
          <w:rPr>
            <w:rStyle w:val="Hyperlink"/>
          </w:rPr>
          <w:t>https://github.com/0000324467-del/hotel.git</w:t>
        </w:r>
      </w:hyperlink>
    </w:p>
    <w:p w14:paraId="1A6C1FB9" w14:textId="0E641751" w:rsidR="00131199" w:rsidRDefault="00131199" w:rsidP="00F26B29">
      <w:r>
        <w:t xml:space="preserve">PS C:\xampp\htdocs\projeto_hotel&gt; </w:t>
      </w:r>
      <w:proofErr w:type="spellStart"/>
      <w:r w:rsidRPr="00131199">
        <w:t>git</w:t>
      </w:r>
      <w:proofErr w:type="spellEnd"/>
      <w:r w:rsidRPr="00131199">
        <w:t xml:space="preserve"> </w:t>
      </w:r>
      <w:proofErr w:type="spellStart"/>
      <w:r w:rsidRPr="00131199">
        <w:t>push</w:t>
      </w:r>
      <w:proofErr w:type="spellEnd"/>
      <w:r w:rsidRPr="00131199">
        <w:t xml:space="preserve"> -u </w:t>
      </w:r>
      <w:proofErr w:type="spellStart"/>
      <w:r w:rsidRPr="00131199">
        <w:t>origin</w:t>
      </w:r>
      <w:proofErr w:type="spellEnd"/>
      <w:r w:rsidRPr="00131199">
        <w:t xml:space="preserve"> </w:t>
      </w:r>
      <w:proofErr w:type="spellStart"/>
      <w:r w:rsidRPr="00131199">
        <w:t>main</w:t>
      </w:r>
      <w:proofErr w:type="spellEnd"/>
    </w:p>
    <w:p w14:paraId="0319E718" w14:textId="77777777" w:rsidR="00131199" w:rsidRDefault="00131199" w:rsidP="00131199">
      <w:proofErr w:type="spellStart"/>
      <w:r>
        <w:t>info</w:t>
      </w:r>
      <w:proofErr w:type="spellEnd"/>
      <w:r>
        <w:t xml:space="preserve">: </w:t>
      </w:r>
      <w:proofErr w:type="spellStart"/>
      <w:r>
        <w:t>please</w:t>
      </w:r>
      <w:proofErr w:type="spellEnd"/>
      <w:r>
        <w:t xml:space="preserve"> complete </w:t>
      </w:r>
      <w:proofErr w:type="spellStart"/>
      <w:r>
        <w:t>authentication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browser...</w:t>
      </w:r>
    </w:p>
    <w:p w14:paraId="13C34822" w14:textId="77777777" w:rsidR="00131199" w:rsidRDefault="00131199" w:rsidP="00131199">
      <w:proofErr w:type="spellStart"/>
      <w:r>
        <w:t>Enumerating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: 8, </w:t>
      </w:r>
      <w:proofErr w:type="spellStart"/>
      <w:r>
        <w:t>done</w:t>
      </w:r>
      <w:proofErr w:type="spellEnd"/>
      <w:r>
        <w:t>.</w:t>
      </w:r>
    </w:p>
    <w:p w14:paraId="45B2ED9C" w14:textId="77777777" w:rsidR="00131199" w:rsidRDefault="00131199" w:rsidP="00131199">
      <w:proofErr w:type="spellStart"/>
      <w:r>
        <w:t>Counting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: 100% (8/8), </w:t>
      </w:r>
      <w:proofErr w:type="spellStart"/>
      <w:r>
        <w:t>done</w:t>
      </w:r>
      <w:proofErr w:type="spellEnd"/>
      <w:r>
        <w:t>.</w:t>
      </w:r>
    </w:p>
    <w:p w14:paraId="7C525F6C" w14:textId="77777777" w:rsidR="00131199" w:rsidRDefault="00131199" w:rsidP="00131199">
      <w:r>
        <w:lastRenderedPageBreak/>
        <w:t xml:space="preserve">Delta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8 threads</w:t>
      </w:r>
    </w:p>
    <w:p w14:paraId="7F23A5B2" w14:textId="77777777" w:rsidR="00131199" w:rsidRDefault="00131199" w:rsidP="00131199">
      <w:proofErr w:type="spellStart"/>
      <w:r>
        <w:t>Compressing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: 100% (7/7), </w:t>
      </w:r>
      <w:proofErr w:type="spellStart"/>
      <w:r>
        <w:t>done</w:t>
      </w:r>
      <w:proofErr w:type="spellEnd"/>
      <w:r>
        <w:t>.</w:t>
      </w:r>
    </w:p>
    <w:p w14:paraId="15989A6C" w14:textId="77777777" w:rsidR="00131199" w:rsidRDefault="00131199" w:rsidP="00131199">
      <w:proofErr w:type="spellStart"/>
      <w:r>
        <w:t>Writing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: 100% (8/8), 1.66 </w:t>
      </w:r>
      <w:proofErr w:type="spellStart"/>
      <w:r>
        <w:t>KiB</w:t>
      </w:r>
      <w:proofErr w:type="spellEnd"/>
      <w:r>
        <w:t xml:space="preserve"> | 566.00 </w:t>
      </w:r>
      <w:proofErr w:type="spellStart"/>
      <w:r>
        <w:t>KiB</w:t>
      </w:r>
      <w:proofErr w:type="spellEnd"/>
      <w:r>
        <w:t xml:space="preserve">/s, </w:t>
      </w:r>
      <w:proofErr w:type="spellStart"/>
      <w:r>
        <w:t>done</w:t>
      </w:r>
      <w:proofErr w:type="spellEnd"/>
      <w:r>
        <w:t>.</w:t>
      </w:r>
    </w:p>
    <w:p w14:paraId="1A68E559" w14:textId="77777777" w:rsidR="00131199" w:rsidRDefault="00131199" w:rsidP="00131199">
      <w:r>
        <w:t xml:space="preserve">Total 8 (delta 0), </w:t>
      </w:r>
      <w:proofErr w:type="spellStart"/>
      <w:r>
        <w:t>reused</w:t>
      </w:r>
      <w:proofErr w:type="spellEnd"/>
      <w:r>
        <w:t xml:space="preserve"> 0 (delta 0), pack-</w:t>
      </w:r>
      <w:proofErr w:type="spellStart"/>
      <w:r>
        <w:t>reused</w:t>
      </w:r>
      <w:proofErr w:type="spellEnd"/>
      <w:r>
        <w:t xml:space="preserve"> 0 (</w:t>
      </w:r>
      <w:proofErr w:type="spellStart"/>
      <w:r>
        <w:t>from</w:t>
      </w:r>
      <w:proofErr w:type="spellEnd"/>
      <w:r>
        <w:t xml:space="preserve"> 0)</w:t>
      </w:r>
    </w:p>
    <w:p w14:paraId="45333F14" w14:textId="77777777" w:rsidR="00131199" w:rsidRDefault="00131199" w:rsidP="00131199">
      <w:proofErr w:type="spellStart"/>
      <w:r>
        <w:t>To</w:t>
      </w:r>
      <w:proofErr w:type="spellEnd"/>
      <w:r>
        <w:t xml:space="preserve"> https://github.com/0000324467-del/hotel.git</w:t>
      </w:r>
    </w:p>
    <w:p w14:paraId="5A07C180" w14:textId="77777777" w:rsidR="00131199" w:rsidRDefault="00131199" w:rsidP="00131199">
      <w:r>
        <w:t xml:space="preserve"> * [new </w:t>
      </w:r>
      <w:proofErr w:type="spellStart"/>
      <w:proofErr w:type="gramStart"/>
      <w:r>
        <w:t>branch</w:t>
      </w:r>
      <w:proofErr w:type="spellEnd"/>
      <w:r>
        <w:t xml:space="preserve">]   </w:t>
      </w:r>
      <w:proofErr w:type="gramEnd"/>
      <w:r>
        <w:t xml:space="preserve">   </w:t>
      </w:r>
      <w:proofErr w:type="spellStart"/>
      <w:r>
        <w:t>main</w:t>
      </w:r>
      <w:proofErr w:type="spellEnd"/>
      <w:r>
        <w:t xml:space="preserve"> -&gt; </w:t>
      </w:r>
      <w:proofErr w:type="spellStart"/>
      <w:r>
        <w:t>main</w:t>
      </w:r>
      <w:proofErr w:type="spellEnd"/>
    </w:p>
    <w:p w14:paraId="7697202A" w14:textId="77777777" w:rsidR="00131199" w:rsidRDefault="00131199" w:rsidP="00131199">
      <w:proofErr w:type="spellStart"/>
      <w:r>
        <w:t>branch</w:t>
      </w:r>
      <w:proofErr w:type="spellEnd"/>
      <w:r>
        <w:t xml:space="preserve"> '</w:t>
      </w:r>
      <w:proofErr w:type="spellStart"/>
      <w:r>
        <w:t>main</w:t>
      </w:r>
      <w:proofErr w:type="spellEnd"/>
      <w:r>
        <w:t xml:space="preserve">' set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track '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>'.</w:t>
      </w:r>
    </w:p>
    <w:p w14:paraId="30DF3B1E" w14:textId="2F36F252" w:rsidR="00131199" w:rsidRDefault="00131199" w:rsidP="00131199">
      <w:r>
        <w:t>PS C:\xampp\htdocs\projeto_hotel&gt;</w:t>
      </w:r>
    </w:p>
    <w:p w14:paraId="69FB0948" w14:textId="5E9FF2A9" w:rsidR="006D28B7" w:rsidRDefault="006D28B7" w:rsidP="00131199"/>
    <w:p w14:paraId="392D1FA0" w14:textId="6D14F49C" w:rsidR="006D28B7" w:rsidRDefault="006D28B7" w:rsidP="00131199">
      <w:r>
        <w:t>AULA 02-09-2026</w:t>
      </w:r>
    </w:p>
    <w:p w14:paraId="57F8FBCF" w14:textId="494F537F" w:rsidR="006D28B7" w:rsidRDefault="006D28B7" w:rsidP="00131199">
      <w:r>
        <w:t>RESUMO DE ONTEM:</w:t>
      </w:r>
    </w:p>
    <w:p w14:paraId="03430742" w14:textId="2EF9A9FC" w:rsidR="006D28B7" w:rsidRDefault="006D28B7" w:rsidP="00131199">
      <w:r>
        <w:t xml:space="preserve">GIT HUB = NUVEM REPOSITÓRIO ONDE GUARDAMOS NOSSO </w:t>
      </w:r>
      <w:r w:rsidR="00C133E0">
        <w:t>(PROJETO)</w:t>
      </w:r>
    </w:p>
    <w:p w14:paraId="1C9D661F" w14:textId="77777777" w:rsidR="006D28B7" w:rsidRDefault="006D28B7" w:rsidP="006D28B7">
      <w:proofErr w:type="spellStart"/>
      <w:r>
        <w:t>git</w:t>
      </w:r>
      <w:proofErr w:type="spellEnd"/>
      <w:r>
        <w:t xml:space="preserve"> </w:t>
      </w:r>
      <w:proofErr w:type="spellStart"/>
      <w:r>
        <w:t>cofig</w:t>
      </w:r>
      <w:proofErr w:type="spellEnd"/>
      <w:r>
        <w:t xml:space="preserve"> --global user.name “Marcilio” ---IDENTIFICA QUEM É VC, AUTOR DOS COMMITS NA MÁQUINA. FREQUENCIA DE USO UMA VEZ POR COMPUTADOR E POR PROJETO</w:t>
      </w:r>
    </w:p>
    <w:p w14:paraId="5D636610" w14:textId="77777777" w:rsidR="006D28B7" w:rsidRDefault="006D28B7" w:rsidP="006D28B7">
      <w:proofErr w:type="spellStart"/>
      <w:r>
        <w:t>git</w:t>
      </w:r>
      <w:proofErr w:type="spellEnd"/>
      <w:r>
        <w:t xml:space="preserve"> </w:t>
      </w:r>
      <w:proofErr w:type="spellStart"/>
      <w:r>
        <w:t>cofig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“</w:t>
      </w:r>
      <w:hyperlink r:id="rId9" w:history="1">
        <w:r w:rsidRPr="00E74201">
          <w:rPr>
            <w:rStyle w:val="Hyperlink"/>
          </w:rPr>
          <w:t>0000324467@senaimgaluno.com.br</w:t>
        </w:r>
      </w:hyperlink>
      <w:r>
        <w:t>” ---</w:t>
      </w:r>
      <w:r w:rsidRPr="006D28B7">
        <w:t xml:space="preserve"> </w:t>
      </w:r>
      <w:r>
        <w:t>IDENTIFICA QUEM É VC, AUTOR DOS COMMITS NA MÁQUINA. FREQUENCIA DE USO UMA VEZ POR COMPUTADOR E POR PROJETO</w:t>
      </w:r>
    </w:p>
    <w:p w14:paraId="5438A84D" w14:textId="00649D78" w:rsidR="006D28B7" w:rsidRDefault="006D28B7" w:rsidP="00131199">
      <w:r>
        <w:t>GIT INIT = OPÇÃO A – CRIA UM REPOSITÓRIO LOCAL NA PASTA</w:t>
      </w:r>
    </w:p>
    <w:p w14:paraId="2DC396FE" w14:textId="7B8065AD" w:rsidR="00C133E0" w:rsidRDefault="00C133E0" w:rsidP="00C133E0">
      <w:r>
        <w:t xml:space="preserve">GIT </w:t>
      </w:r>
      <w:proofErr w:type="gramStart"/>
      <w:r>
        <w:t>CLONE  =</w:t>
      </w:r>
      <w:proofErr w:type="gramEnd"/>
      <w:r>
        <w:t xml:space="preserve"> OPÇÃO A – BAIXA O PROJETO REMOTO COMPLETO PARA O PC</w:t>
      </w:r>
    </w:p>
    <w:p w14:paraId="07C9980F" w14:textId="1E120F7E" w:rsidR="00C133E0" w:rsidRDefault="00C133E0" w:rsidP="00C133E0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  <w:r>
        <w:t xml:space="preserve"> – RENOMEIA O BRANCH PADRÃO PARA MAIN</w:t>
      </w:r>
    </w:p>
    <w:p w14:paraId="35E91B48" w14:textId="40785742" w:rsidR="00C133E0" w:rsidRDefault="00C133E0" w:rsidP="00C133E0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– CONECTA SEU REPOSITÓRIO LOCAL AO REPOSITÓRIO QUE ESTÁ NA NUVEM</w:t>
      </w:r>
    </w:p>
    <w:p w14:paraId="63B8487B" w14:textId="6126E22C" w:rsidR="00C133E0" w:rsidRDefault="00C133E0" w:rsidP="00C133E0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– BAIXA AS ATUALIZAÇÕES DO GIT HUB ANTES DE INICIAR O CÓDIGO</w:t>
      </w:r>
    </w:p>
    <w:p w14:paraId="2BBFACF1" w14:textId="27B4BDF2" w:rsidR="00C133E0" w:rsidRDefault="00C133E0" w:rsidP="00C133E0">
      <w:proofErr w:type="spellStart"/>
      <w:r>
        <w:t>Git</w:t>
      </w:r>
      <w:proofErr w:type="spellEnd"/>
      <w:r>
        <w:t xml:space="preserve"> status – MOSTRA O ESTADO DOS ARQUIVOS, O QUE FOI RETIRADO, INCLUIDO, ETC.</w:t>
      </w:r>
    </w:p>
    <w:p w14:paraId="5BE7B8BD" w14:textId="4628F6E5" w:rsidR="00C133E0" w:rsidRDefault="00C133E0" w:rsidP="00C133E0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 – PREPARA TODAS AS ALTERAÇÕES PARA SEREM SALVAS (envia para o </w:t>
      </w:r>
      <w:proofErr w:type="spellStart"/>
      <w:r>
        <w:t>staging</w:t>
      </w:r>
      <w:proofErr w:type="spellEnd"/>
      <w:r>
        <w:t>)</w:t>
      </w:r>
    </w:p>
    <w:p w14:paraId="44C4559A" w14:textId="42E3CC2D" w:rsidR="00C133E0" w:rsidRDefault="00C133E0" w:rsidP="00C133E0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“descrição” – SALVA O </w:t>
      </w:r>
      <w:r w:rsidR="00874151">
        <w:t>“RETRATO” (SNAPSHOT) DAS ALTERAÇÕES NO HISTÓRICO COM MENSAGEM</w:t>
      </w:r>
    </w:p>
    <w:p w14:paraId="381CA92C" w14:textId="7D2ECD87" w:rsidR="00874151" w:rsidRDefault="00874151" w:rsidP="00C133E0">
      <w:proofErr w:type="spellStart"/>
      <w:r>
        <w:t>Git</w:t>
      </w:r>
      <w:proofErr w:type="spellEnd"/>
      <w:r>
        <w:t xml:space="preserve"> log – EXIBE O HISTÓRICO DE COMMITS SALVOS PARA CONFERENCIA</w:t>
      </w:r>
    </w:p>
    <w:p w14:paraId="078FAD35" w14:textId="7049650A" w:rsidR="00874151" w:rsidRDefault="00874151" w:rsidP="00C133E0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ou apenas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após o primeiro envio, a partir do segundo envio – ENVIA SEUS COMMITS PARA O REPOSITÓRIO REMOTO (GIT HUB)</w:t>
      </w:r>
    </w:p>
    <w:p w14:paraId="4AB6193B" w14:textId="46F2DC27" w:rsidR="00A64010" w:rsidRDefault="00A64010" w:rsidP="00C133E0"/>
    <w:p w14:paraId="6DF49756" w14:textId="7C7BF0B4" w:rsidR="00A64010" w:rsidRDefault="00A64010" w:rsidP="00C133E0">
      <w:r>
        <w:t>ABRINDO O GIT HUB E BUSCANDO O PROJETO LÁ NA NUVEM (CLONE):</w:t>
      </w:r>
    </w:p>
    <w:p w14:paraId="1B6EEA09" w14:textId="39CE14C4" w:rsidR="00A64010" w:rsidRDefault="00A64010" w:rsidP="00C133E0">
      <w:r>
        <w:t xml:space="preserve">ABRIR O VSCODE, IR NO MENU (TRÊS PONTINHOS), IR EM TERMINAL, IR EM NEW TERMINAL, </w:t>
      </w:r>
    </w:p>
    <w:p w14:paraId="31FF78D9" w14:textId="56A48B64" w:rsidR="00A64010" w:rsidRDefault="00A64010" w:rsidP="00C133E0">
      <w:r>
        <w:lastRenderedPageBreak/>
        <w:t>Depois fazemos as três primeiras e....</w:t>
      </w:r>
    </w:p>
    <w:p w14:paraId="01846176" w14:textId="4E9B8F15" w:rsidR="00A64010" w:rsidRDefault="00A64010" w:rsidP="00C133E0"/>
    <w:p w14:paraId="612E82B4" w14:textId="77777777" w:rsidR="00A64010" w:rsidRDefault="00A64010" w:rsidP="00A64010">
      <w:r>
        <w:t>PS C:\Users\EIH6NL101&gt; CD\</w:t>
      </w:r>
    </w:p>
    <w:p w14:paraId="50592535" w14:textId="77777777" w:rsidR="00A64010" w:rsidRDefault="00A64010" w:rsidP="00A64010">
      <w:r>
        <w:t xml:space="preserve">PS C:\&gt; CD C:\XAMPP\HTDOCS </w:t>
      </w:r>
    </w:p>
    <w:p w14:paraId="06F538BA" w14:textId="77777777" w:rsidR="00A64010" w:rsidRDefault="00A64010" w:rsidP="00A64010">
      <w:r>
        <w:t xml:space="preserve">PS C:\XAMPP\HTDOCS&gt; </w:t>
      </w:r>
      <w:proofErr w:type="spellStart"/>
      <w:r>
        <w:t>git</w:t>
      </w:r>
      <w:proofErr w:type="spellEnd"/>
      <w:r>
        <w:t xml:space="preserve"> clone https://github.com/0000324467-del/hotel.git</w:t>
      </w:r>
    </w:p>
    <w:p w14:paraId="088DDC37" w14:textId="77777777" w:rsidR="00A64010" w:rsidRDefault="00A64010" w:rsidP="00A64010">
      <w:proofErr w:type="spellStart"/>
      <w:r>
        <w:t>Cloning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'hotel'...</w:t>
      </w:r>
    </w:p>
    <w:p w14:paraId="4545D6A3" w14:textId="77777777" w:rsidR="00A64010" w:rsidRDefault="00A64010" w:rsidP="00A64010">
      <w:proofErr w:type="spellStart"/>
      <w:r>
        <w:t>remote</w:t>
      </w:r>
      <w:proofErr w:type="spellEnd"/>
      <w:r>
        <w:t xml:space="preserve">: </w:t>
      </w:r>
      <w:proofErr w:type="spellStart"/>
      <w:r>
        <w:t>Enumerating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: 8, </w:t>
      </w:r>
      <w:proofErr w:type="spellStart"/>
      <w:r>
        <w:t>done</w:t>
      </w:r>
      <w:proofErr w:type="spellEnd"/>
      <w:r>
        <w:t>.</w:t>
      </w:r>
    </w:p>
    <w:p w14:paraId="23480EF2" w14:textId="77777777" w:rsidR="00A64010" w:rsidRDefault="00A64010" w:rsidP="00A64010">
      <w:proofErr w:type="spellStart"/>
      <w:r>
        <w:t>remote</w:t>
      </w:r>
      <w:proofErr w:type="spellEnd"/>
      <w:r>
        <w:t xml:space="preserve">: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: 100% (8/8), </w:t>
      </w:r>
      <w:proofErr w:type="spellStart"/>
      <w:r>
        <w:t>done</w:t>
      </w:r>
      <w:proofErr w:type="spellEnd"/>
      <w:r>
        <w:t>.</w:t>
      </w:r>
    </w:p>
    <w:p w14:paraId="1E722AB0" w14:textId="77777777" w:rsidR="00A64010" w:rsidRDefault="00A64010" w:rsidP="00A64010">
      <w:proofErr w:type="spellStart"/>
      <w:r>
        <w:t>remote</w:t>
      </w:r>
      <w:proofErr w:type="spellEnd"/>
      <w:r>
        <w:t xml:space="preserve">: </w:t>
      </w:r>
      <w:proofErr w:type="spellStart"/>
      <w:r>
        <w:t>Compressing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: 100% (7/7), </w:t>
      </w:r>
      <w:proofErr w:type="spellStart"/>
      <w:r>
        <w:t>done</w:t>
      </w:r>
      <w:proofErr w:type="spellEnd"/>
      <w:r>
        <w:t>.</w:t>
      </w:r>
    </w:p>
    <w:p w14:paraId="1CDC7470" w14:textId="77777777" w:rsidR="00A64010" w:rsidRDefault="00A64010" w:rsidP="00A64010">
      <w:proofErr w:type="spellStart"/>
      <w:r>
        <w:t>remote</w:t>
      </w:r>
      <w:proofErr w:type="spellEnd"/>
      <w:r>
        <w:t xml:space="preserve">: Total 8 (delta 0), </w:t>
      </w:r>
      <w:proofErr w:type="spellStart"/>
      <w:r>
        <w:t>reused</w:t>
      </w:r>
      <w:proofErr w:type="spellEnd"/>
      <w:r>
        <w:t xml:space="preserve"> 8 (delta 0), pack-</w:t>
      </w:r>
      <w:proofErr w:type="spellStart"/>
      <w:r>
        <w:t>reused</w:t>
      </w:r>
      <w:proofErr w:type="spellEnd"/>
      <w:r>
        <w:t xml:space="preserve"> 0 (</w:t>
      </w:r>
      <w:proofErr w:type="spellStart"/>
      <w:r>
        <w:t>from</w:t>
      </w:r>
      <w:proofErr w:type="spellEnd"/>
      <w:r>
        <w:t xml:space="preserve"> 0)</w:t>
      </w:r>
    </w:p>
    <w:p w14:paraId="506B9FA3" w14:textId="77777777" w:rsidR="00A64010" w:rsidRDefault="00A64010" w:rsidP="00A64010">
      <w:proofErr w:type="spellStart"/>
      <w:r>
        <w:t>Receiving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: 100% (8/8), </w:t>
      </w:r>
      <w:proofErr w:type="spellStart"/>
      <w:r>
        <w:t>done</w:t>
      </w:r>
      <w:proofErr w:type="spellEnd"/>
      <w:r>
        <w:t>.</w:t>
      </w:r>
    </w:p>
    <w:p w14:paraId="21265F2B" w14:textId="28246A28" w:rsidR="00F26B29" w:rsidRDefault="00A64010" w:rsidP="00A64010">
      <w:r>
        <w:t>PS C:\XAMPP\HTDOCS&gt;</w:t>
      </w:r>
    </w:p>
    <w:p w14:paraId="784683C9" w14:textId="517F33C5" w:rsidR="009F6A42" w:rsidRDefault="009F6A42" w:rsidP="00A64010">
      <w:r>
        <w:t>AULA 03-09-2026</w:t>
      </w:r>
    </w:p>
    <w:p w14:paraId="17F1F997" w14:textId="55A0F6EC" w:rsidR="00992A0C" w:rsidRDefault="00992A0C" w:rsidP="00A64010">
      <w:r>
        <w:t>Continuou falhando...</w:t>
      </w:r>
    </w:p>
    <w:p w14:paraId="2E81BC5D" w14:textId="28FD5E4B" w:rsidR="00F26B29" w:rsidRDefault="00527B4A" w:rsidP="00F26B29">
      <w:r>
        <w:t>AULA 08-09-2026</w:t>
      </w:r>
    </w:p>
    <w:p w14:paraId="1B172F13" w14:textId="0E99D1B1" w:rsidR="00527B4A" w:rsidRDefault="00527B4A" w:rsidP="00F26B29">
      <w:r>
        <w:t xml:space="preserve">Puto com essa situação, fizemos copiando e tentando entender uma vez ou duas e o Mestre </w:t>
      </w:r>
      <w:proofErr w:type="spellStart"/>
      <w:r>
        <w:t>qqueer</w:t>
      </w:r>
      <w:proofErr w:type="spellEnd"/>
      <w:r>
        <w:t xml:space="preserve"> que façamos sozinhos</w:t>
      </w:r>
      <w:proofErr w:type="gramStart"/>
      <w:r>
        <w:t>.....</w:t>
      </w:r>
      <w:proofErr w:type="gramEnd"/>
    </w:p>
    <w:p w14:paraId="3E0E2714" w14:textId="460A205C" w:rsidR="00527B4A" w:rsidRDefault="00527B4A" w:rsidP="00F26B29"/>
    <w:p w14:paraId="0D8837E0" w14:textId="7644F24F" w:rsidR="000B7C1D" w:rsidRDefault="000B7C1D" w:rsidP="00F26B29">
      <w:r>
        <w:t xml:space="preserve">tenho um projeto para compatibilizar dois arquivos de </w:t>
      </w:r>
      <w:proofErr w:type="spellStart"/>
      <w:r>
        <w:t>html</w:t>
      </w:r>
      <w:proofErr w:type="spellEnd"/>
      <w:r>
        <w:t xml:space="preserve"> (cadastro de clientes e login) e dois de </w:t>
      </w:r>
      <w:proofErr w:type="spellStart"/>
      <w:r>
        <w:t>php</w:t>
      </w:r>
      <w:proofErr w:type="spellEnd"/>
      <w:r>
        <w:t xml:space="preserve"> (um de conexão e outro de salvar os cadastros dos clientes no banco de dados) como crio um terceiro </w:t>
      </w:r>
      <w:proofErr w:type="spellStart"/>
      <w:r>
        <w:t>php</w:t>
      </w:r>
      <w:proofErr w:type="spellEnd"/>
      <w:r>
        <w:t xml:space="preserve"> de autenticação de </w:t>
      </w:r>
      <w:proofErr w:type="spellStart"/>
      <w:r>
        <w:t>email</w:t>
      </w:r>
      <w:proofErr w:type="spellEnd"/>
      <w:r>
        <w:t xml:space="preserve"> e senha, de um dos </w:t>
      </w:r>
      <w:proofErr w:type="spellStart"/>
      <w:r>
        <w:t>html</w:t>
      </w:r>
      <w:proofErr w:type="spellEnd"/>
      <w:r>
        <w:t>?</w:t>
      </w:r>
    </w:p>
    <w:p w14:paraId="734A27E0" w14:textId="77777777" w:rsidR="00F26B29" w:rsidRDefault="00F26B29" w:rsidP="00F26B29"/>
    <w:p w14:paraId="3AC75A30" w14:textId="06E96284" w:rsidR="00527B4A" w:rsidRDefault="00527B4A" w:rsidP="00527B4A">
      <w:r w:rsidRPr="00527B4A">
        <w:t>&lt;?</w:t>
      </w:r>
      <w:proofErr w:type="spellStart"/>
      <w:r w:rsidRPr="00527B4A">
        <w:t>php</w:t>
      </w:r>
      <w:proofErr w:type="spellEnd"/>
    </w:p>
    <w:p w14:paraId="42751966" w14:textId="77777777" w:rsidR="00655134" w:rsidRPr="00527B4A" w:rsidRDefault="00655134" w:rsidP="00527B4A"/>
    <w:p w14:paraId="62A6193C" w14:textId="2323C971" w:rsidR="00527B4A" w:rsidRPr="00527B4A" w:rsidRDefault="00527B4A" w:rsidP="00527B4A">
      <w:r w:rsidRPr="00527B4A">
        <w:t>include "</w:t>
      </w:r>
      <w:proofErr w:type="spellStart"/>
      <w:r w:rsidRPr="00527B4A">
        <w:t>conexao.php</w:t>
      </w:r>
      <w:proofErr w:type="spellEnd"/>
      <w:r w:rsidRPr="00527B4A">
        <w:t>";</w:t>
      </w:r>
      <w:r w:rsidR="00655134">
        <w:t xml:space="preserve"> </w:t>
      </w:r>
      <w:hyperlink r:id="rId10" w:history="1">
        <w:r w:rsidR="00655134" w:rsidRPr="00B25ADB">
          <w:rPr>
            <w:rStyle w:val="Hyperlink"/>
          </w:rPr>
          <w:t>\\OU</w:t>
        </w:r>
      </w:hyperlink>
      <w:r w:rsidR="00655134">
        <w:t xml:space="preserve"> </w:t>
      </w:r>
      <w:proofErr w:type="spellStart"/>
      <w:r w:rsidR="00655134">
        <w:t>require_once</w:t>
      </w:r>
      <w:proofErr w:type="spellEnd"/>
      <w:r w:rsidR="00655134">
        <w:t xml:space="preserve"> </w:t>
      </w:r>
      <w:r w:rsidR="00655134" w:rsidRPr="00527B4A">
        <w:t>"</w:t>
      </w:r>
      <w:proofErr w:type="spellStart"/>
      <w:r w:rsidR="00655134" w:rsidRPr="00527B4A">
        <w:t>conexao.php</w:t>
      </w:r>
      <w:proofErr w:type="spellEnd"/>
      <w:r w:rsidR="00655134" w:rsidRPr="00527B4A">
        <w:t>";</w:t>
      </w:r>
    </w:p>
    <w:p w14:paraId="3FC1BFD7" w14:textId="77777777" w:rsidR="00655134" w:rsidRDefault="00655134" w:rsidP="00527B4A"/>
    <w:p w14:paraId="1922F541" w14:textId="7D123D2C" w:rsidR="00527B4A" w:rsidRDefault="00364FAA" w:rsidP="00527B4A">
      <w:r>
        <w:t>$</w:t>
      </w:r>
      <w:proofErr w:type="spellStart"/>
      <w:r>
        <w:t>email</w:t>
      </w:r>
      <w:proofErr w:type="spellEnd"/>
      <w:r>
        <w:t xml:space="preserve"> = $_POST[‘</w:t>
      </w:r>
      <w:proofErr w:type="spellStart"/>
      <w:r>
        <w:t>email</w:t>
      </w:r>
      <w:proofErr w:type="spellEnd"/>
      <w:r>
        <w:t>’];</w:t>
      </w:r>
    </w:p>
    <w:p w14:paraId="57FAC2E3" w14:textId="5685EBC3" w:rsidR="00364FAA" w:rsidRDefault="00364FAA" w:rsidP="00527B4A">
      <w:r>
        <w:t>$senha = $_POST[‘senha’];</w:t>
      </w:r>
    </w:p>
    <w:p w14:paraId="077E4A90" w14:textId="77777777" w:rsidR="00C94018" w:rsidRDefault="00C94018" w:rsidP="00527B4A"/>
    <w:p w14:paraId="6AB2848F" w14:textId="7E4696D7" w:rsidR="00364FAA" w:rsidRDefault="00364FAA" w:rsidP="00527B4A">
      <w:r>
        <w:t>$</w:t>
      </w:r>
      <w:proofErr w:type="spellStart"/>
      <w:r>
        <w:t>sql</w:t>
      </w:r>
      <w:proofErr w:type="spellEnd"/>
      <w:r>
        <w:t xml:space="preserve"> = “SELECT * FROM clientes WHERE</w:t>
      </w:r>
      <w:r w:rsidR="000D7CB8">
        <w:t xml:space="preserve"> </w:t>
      </w:r>
      <w:proofErr w:type="spellStart"/>
      <w:r w:rsidR="000D7CB8">
        <w:t>email</w:t>
      </w:r>
      <w:proofErr w:type="spellEnd"/>
      <w:r w:rsidR="000D7CB8">
        <w:t xml:space="preserve"> = ‘$</w:t>
      </w:r>
      <w:proofErr w:type="spellStart"/>
      <w:r w:rsidR="000D7CB8">
        <w:t>email</w:t>
      </w:r>
      <w:proofErr w:type="spellEnd"/>
      <w:r w:rsidR="000D7CB8">
        <w:t>’</w:t>
      </w:r>
      <w:r w:rsidR="00C94018">
        <w:t xml:space="preserve"> </w:t>
      </w:r>
      <w:proofErr w:type="spellStart"/>
      <w:r w:rsidR="00C94018">
        <w:t>and</w:t>
      </w:r>
      <w:proofErr w:type="spellEnd"/>
      <w:r w:rsidR="00C94018">
        <w:t xml:space="preserve"> senha = ‘$senha’</w:t>
      </w:r>
      <w:r w:rsidR="000D7CB8">
        <w:t>”</w:t>
      </w:r>
      <w:r>
        <w:t>;</w:t>
      </w:r>
    </w:p>
    <w:p w14:paraId="38D10F1B" w14:textId="37EFC92D" w:rsidR="00C94018" w:rsidRDefault="00C94018" w:rsidP="00527B4A">
      <w:r>
        <w:t xml:space="preserve">$resultado = 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>
        <w:t>$</w:t>
      </w:r>
      <w:proofErr w:type="spellStart"/>
      <w:r>
        <w:t>conexao</w:t>
      </w:r>
      <w:proofErr w:type="spellEnd"/>
      <w:r>
        <w:t>, $</w:t>
      </w:r>
      <w:proofErr w:type="spellStart"/>
      <w:r>
        <w:t>sql</w:t>
      </w:r>
      <w:proofErr w:type="spellEnd"/>
      <w:r>
        <w:t>);</w:t>
      </w:r>
    </w:p>
    <w:p w14:paraId="4E8ADDA1" w14:textId="77777777" w:rsidR="00A02750" w:rsidRPr="00A02750" w:rsidRDefault="00A02750" w:rsidP="00A02750">
      <w:pPr>
        <w:rPr>
          <w:ins w:id="13" w:author="EIH6NL101" w:date="2026-09-09T20:59:00Z"/>
        </w:rPr>
      </w:pPr>
      <w:proofErr w:type="spellStart"/>
      <w:ins w:id="14" w:author="EIH6NL101" w:date="2026-09-09T20:59:00Z">
        <w:r w:rsidRPr="00A02750">
          <w:t>if</w:t>
        </w:r>
        <w:proofErr w:type="spellEnd"/>
        <w:r w:rsidRPr="00A02750">
          <w:t xml:space="preserve"> (</w:t>
        </w:r>
        <w:proofErr w:type="spellStart"/>
        <w:r w:rsidRPr="00A02750">
          <w:t>mysqli_num_rows</w:t>
        </w:r>
        <w:proofErr w:type="spellEnd"/>
        <w:r w:rsidRPr="00A02750">
          <w:t>($resultado) &gt; 0) {</w:t>
        </w:r>
      </w:ins>
    </w:p>
    <w:p w14:paraId="40654DF8" w14:textId="77777777" w:rsidR="00A02750" w:rsidRPr="00A02750" w:rsidRDefault="00A02750" w:rsidP="00A02750">
      <w:pPr>
        <w:rPr>
          <w:ins w:id="15" w:author="EIH6NL101" w:date="2026-09-09T20:59:00Z"/>
        </w:rPr>
      </w:pPr>
      <w:ins w:id="16" w:author="EIH6NL101" w:date="2026-09-09T20:59:00Z">
        <w:r w:rsidRPr="00A02750">
          <w:lastRenderedPageBreak/>
          <w:t xml:space="preserve">    </w:t>
        </w:r>
        <w:proofErr w:type="gramStart"/>
        <w:r w:rsidRPr="00A02750">
          <w:t>header(</w:t>
        </w:r>
        <w:proofErr w:type="gramEnd"/>
        <w:r w:rsidRPr="00A02750">
          <w:t>"</w:t>
        </w:r>
        <w:proofErr w:type="spellStart"/>
        <w:r w:rsidRPr="00A02750">
          <w:t>location</w:t>
        </w:r>
        <w:proofErr w:type="spellEnd"/>
        <w:r w:rsidRPr="00A02750">
          <w:t xml:space="preserve">: </w:t>
        </w:r>
        <w:proofErr w:type="spellStart"/>
        <w:r w:rsidRPr="00A02750">
          <w:t>minhas_reservas.php</w:t>
        </w:r>
        <w:proofErr w:type="spellEnd"/>
        <w:r w:rsidRPr="00A02750">
          <w:t>");</w:t>
        </w:r>
      </w:ins>
    </w:p>
    <w:p w14:paraId="096CECD4" w14:textId="77777777" w:rsidR="00A02750" w:rsidRPr="00A02750" w:rsidRDefault="00A02750" w:rsidP="00A02750">
      <w:pPr>
        <w:rPr>
          <w:ins w:id="17" w:author="EIH6NL101" w:date="2026-09-09T20:59:00Z"/>
        </w:rPr>
      </w:pPr>
      <w:ins w:id="18" w:author="EIH6NL101" w:date="2026-09-09T20:59:00Z">
        <w:r w:rsidRPr="00A02750">
          <w:t xml:space="preserve">    </w:t>
        </w:r>
        <w:proofErr w:type="spellStart"/>
        <w:proofErr w:type="gramStart"/>
        <w:r w:rsidRPr="00A02750">
          <w:t>exit</w:t>
        </w:r>
        <w:proofErr w:type="spellEnd"/>
        <w:r w:rsidRPr="00A02750">
          <w:t>(</w:t>
        </w:r>
        <w:proofErr w:type="gramEnd"/>
        <w:r w:rsidRPr="00A02750">
          <w:t>);</w:t>
        </w:r>
      </w:ins>
    </w:p>
    <w:p w14:paraId="32C62A4D" w14:textId="77777777" w:rsidR="00A02750" w:rsidRPr="00A02750" w:rsidRDefault="00A02750" w:rsidP="00A02750">
      <w:pPr>
        <w:rPr>
          <w:ins w:id="19" w:author="EIH6NL101" w:date="2026-09-09T20:59:00Z"/>
        </w:rPr>
      </w:pPr>
      <w:proofErr w:type="gramStart"/>
      <w:ins w:id="20" w:author="EIH6NL101" w:date="2026-09-09T20:59:00Z">
        <w:r w:rsidRPr="00A02750">
          <w:t>}</w:t>
        </w:r>
        <w:proofErr w:type="spellStart"/>
        <w:r w:rsidRPr="00A02750">
          <w:t>else</w:t>
        </w:r>
        <w:proofErr w:type="spellEnd"/>
        <w:proofErr w:type="gramEnd"/>
        <w:r w:rsidRPr="00A02750">
          <w:t xml:space="preserve"> {</w:t>
        </w:r>
      </w:ins>
    </w:p>
    <w:p w14:paraId="7751A908" w14:textId="590A5D24" w:rsidR="00A02750" w:rsidRPr="00A02750" w:rsidRDefault="00A02750" w:rsidP="00A02750">
      <w:pPr>
        <w:rPr>
          <w:ins w:id="21" w:author="EIH6NL101" w:date="2026-09-09T20:59:00Z"/>
        </w:rPr>
      </w:pPr>
      <w:ins w:id="22" w:author="EIH6NL101" w:date="2026-09-09T20:59:00Z">
        <w:r w:rsidRPr="00A02750">
          <w:t xml:space="preserve">    </w:t>
        </w:r>
        <w:proofErr w:type="gramStart"/>
        <w:r w:rsidRPr="00A02750">
          <w:t>header(</w:t>
        </w:r>
        <w:proofErr w:type="gramEnd"/>
        <w:r w:rsidRPr="00A02750">
          <w:t>"</w:t>
        </w:r>
        <w:proofErr w:type="spellStart"/>
        <w:r w:rsidRPr="00A02750">
          <w:t>location</w:t>
        </w:r>
        <w:proofErr w:type="spellEnd"/>
        <w:r w:rsidRPr="00A02750">
          <w:t>: login.html");</w:t>
        </w:r>
      </w:ins>
      <w:ins w:id="23" w:author="EIH6NL101" w:date="2026-09-09T21:02:00Z">
        <w:r>
          <w:t xml:space="preserve"> REDER É PARA REDIRECIONAR O USUÁRIO PARA UMA PÁGINA ESPECÍFICA </w:t>
        </w:r>
      </w:ins>
    </w:p>
    <w:p w14:paraId="12CE88AD" w14:textId="17F61DE0" w:rsidR="00A02750" w:rsidRPr="00A02750" w:rsidRDefault="00A02750" w:rsidP="00A02750">
      <w:pPr>
        <w:rPr>
          <w:ins w:id="24" w:author="EIH6NL101" w:date="2026-09-09T20:59:00Z"/>
        </w:rPr>
      </w:pPr>
      <w:ins w:id="25" w:author="EIH6NL101" w:date="2026-09-09T20:59:00Z">
        <w:r w:rsidRPr="00A02750">
          <w:t xml:space="preserve">    </w:t>
        </w:r>
        <w:proofErr w:type="spellStart"/>
        <w:proofErr w:type="gramStart"/>
        <w:r w:rsidRPr="00A02750">
          <w:t>exit</w:t>
        </w:r>
      </w:ins>
      <w:proofErr w:type="spellEnd"/>
      <w:ins w:id="26" w:author="EIH6NL101" w:date="2026-09-09T21:03:00Z">
        <w:r>
          <w:t>(</w:t>
        </w:r>
        <w:proofErr w:type="gramEnd"/>
        <w:r>
          <w:t>)</w:t>
        </w:r>
      </w:ins>
      <w:ins w:id="27" w:author="EIH6NL101" w:date="2026-09-09T20:59:00Z">
        <w:r w:rsidRPr="00A02750">
          <w:t>;</w:t>
        </w:r>
      </w:ins>
    </w:p>
    <w:p w14:paraId="185E1690" w14:textId="77777777" w:rsidR="00A02750" w:rsidRPr="00A02750" w:rsidRDefault="00A02750" w:rsidP="00A02750">
      <w:pPr>
        <w:rPr>
          <w:ins w:id="28" w:author="EIH6NL101" w:date="2026-09-09T20:59:00Z"/>
        </w:rPr>
      </w:pPr>
      <w:ins w:id="29" w:author="EIH6NL101" w:date="2026-09-09T20:59:00Z">
        <w:r w:rsidRPr="00A02750">
          <w:t>}</w:t>
        </w:r>
      </w:ins>
    </w:p>
    <w:p w14:paraId="5AD9E026" w14:textId="77777777" w:rsidR="00A02750" w:rsidRPr="00527B4A" w:rsidRDefault="00A02750" w:rsidP="00A02750">
      <w:pPr>
        <w:rPr>
          <w:moveTo w:id="30" w:author="EIH6NL101" w:date="2026-09-09T20:59:00Z"/>
        </w:rPr>
      </w:pPr>
      <w:moveToRangeStart w:id="31" w:author="EIH6NL101" w:date="2026-09-09T20:59:00Z" w:name="move239879979"/>
      <w:moveTo w:id="32" w:author="EIH6NL101" w:date="2026-09-09T20:59:00Z">
        <w:r>
          <w:t>?&gt;</w:t>
        </w:r>
      </w:moveTo>
    </w:p>
    <w:moveToRangeEnd w:id="31"/>
    <w:p w14:paraId="0505A163" w14:textId="440D04DE" w:rsidR="00C94018" w:rsidRDefault="00C94018" w:rsidP="00527B4A"/>
    <w:p w14:paraId="465C3A1A" w14:textId="0C4D7095" w:rsidR="00527B4A" w:rsidDel="00A02750" w:rsidRDefault="00527B4A" w:rsidP="00527B4A">
      <w:pPr>
        <w:rPr>
          <w:del w:id="33" w:author="EIH6NL101" w:date="2026-09-09T20:59:00Z"/>
        </w:rPr>
      </w:pPr>
      <w:del w:id="34" w:author="EIH6NL101" w:date="2026-09-09T20:59:00Z">
        <w:r w:rsidRPr="00527B4A" w:rsidDel="00A02750">
          <w:delText>if (mysqli_num_rows($resultado</w:delText>
        </w:r>
        <w:r w:rsidR="00C94018" w:rsidDel="00A02750">
          <w:delText>)</w:delText>
        </w:r>
        <w:r w:rsidRPr="00527B4A" w:rsidDel="00A02750">
          <w:delText xml:space="preserve"> &gt; 0) {</w:delText>
        </w:r>
      </w:del>
    </w:p>
    <w:p w14:paraId="5B2DD435" w14:textId="183511F4" w:rsidR="00527B4A" w:rsidDel="00A02750" w:rsidRDefault="00655134" w:rsidP="00527B4A">
      <w:pPr>
        <w:rPr>
          <w:del w:id="35" w:author="EIH6NL101" w:date="2026-09-09T20:59:00Z"/>
        </w:rPr>
      </w:pPr>
      <w:del w:id="36" w:author="EIH6NL101" w:date="2026-09-09T20:59:00Z">
        <w:r w:rsidDel="00A02750">
          <w:delText xml:space="preserve">} </w:delText>
        </w:r>
        <w:r w:rsidR="00527B4A" w:rsidRPr="00527B4A" w:rsidDel="00A02750">
          <w:delText>echo "email confere com o cadastrado";</w:delText>
        </w:r>
      </w:del>
    </w:p>
    <w:p w14:paraId="685C8C14" w14:textId="29E1C219" w:rsidR="00655134" w:rsidRPr="00527B4A" w:rsidDel="00A02750" w:rsidRDefault="00655134" w:rsidP="00527B4A">
      <w:pPr>
        <w:rPr>
          <w:del w:id="37" w:author="EIH6NL101" w:date="2026-09-09T20:59:00Z"/>
          <w:moveFrom w:id="38" w:author="EIH6NL101" w:date="2026-09-09T20:59:00Z"/>
        </w:rPr>
      </w:pPr>
      <w:moveFromRangeStart w:id="39" w:author="EIH6NL101" w:date="2026-09-09T20:59:00Z" w:name="move239879979"/>
      <w:moveFrom w:id="40" w:author="EIH6NL101" w:date="2026-09-09T20:59:00Z">
        <w:del w:id="41" w:author="EIH6NL101" w:date="2026-09-09T20:59:00Z">
          <w:r w:rsidDel="00A02750">
            <w:delText>?&gt;</w:delText>
          </w:r>
        </w:del>
      </w:moveFrom>
    </w:p>
    <w:moveFromRangeEnd w:id="39"/>
    <w:p w14:paraId="0832CA27" w14:textId="2F542EC5" w:rsidR="00527B4A" w:rsidRPr="00527B4A" w:rsidDel="00A02750" w:rsidRDefault="00527B4A" w:rsidP="00527B4A">
      <w:pPr>
        <w:rPr>
          <w:del w:id="42" w:author="EIH6NL101" w:date="2026-09-09T20:59:00Z"/>
        </w:rPr>
      </w:pPr>
      <w:del w:id="43" w:author="EIH6NL101" w:date="2026-09-09T20:59:00Z">
        <w:r w:rsidRPr="00527B4A" w:rsidDel="00A02750">
          <w:delText xml:space="preserve">    </w:delText>
        </w:r>
      </w:del>
    </w:p>
    <w:p w14:paraId="1F81E5EE" w14:textId="643BCD5E" w:rsidR="00527B4A" w:rsidRPr="00527B4A" w:rsidDel="00A02750" w:rsidRDefault="00527B4A" w:rsidP="00527B4A">
      <w:pPr>
        <w:rPr>
          <w:del w:id="44" w:author="EIH6NL101" w:date="2026-09-09T20:59:00Z"/>
        </w:rPr>
      </w:pPr>
      <w:del w:id="45" w:author="EIH6NL101" w:date="2026-09-09T20:59:00Z">
        <w:r w:rsidRPr="00527B4A" w:rsidDel="00A02750">
          <w:delText>}   else {</w:delText>
        </w:r>
      </w:del>
    </w:p>
    <w:p w14:paraId="555E91EF" w14:textId="4029FEED" w:rsidR="00527B4A" w:rsidRPr="00527B4A" w:rsidDel="00A02750" w:rsidRDefault="00527B4A" w:rsidP="00527B4A">
      <w:pPr>
        <w:rPr>
          <w:del w:id="46" w:author="EIH6NL101" w:date="2026-09-09T20:59:00Z"/>
        </w:rPr>
      </w:pPr>
      <w:del w:id="47" w:author="EIH6NL101" w:date="2026-09-09T20:59:00Z">
        <w:r w:rsidRPr="00527B4A" w:rsidDel="00A02750">
          <w:delText>        echo "senha não confere com a cadastrada"</w:delText>
        </w:r>
      </w:del>
    </w:p>
    <w:p w14:paraId="281159B0" w14:textId="0DC137D8" w:rsidR="00527B4A" w:rsidRPr="00527B4A" w:rsidDel="00A02750" w:rsidRDefault="00527B4A" w:rsidP="00527B4A">
      <w:pPr>
        <w:rPr>
          <w:del w:id="48" w:author="EIH6NL101" w:date="2026-09-09T20:59:00Z"/>
        </w:rPr>
      </w:pPr>
      <w:del w:id="49" w:author="EIH6NL101" w:date="2026-09-09T20:59:00Z">
        <w:r w:rsidRPr="00527B4A" w:rsidDel="00A02750">
          <w:delText>    }</w:delText>
        </w:r>
      </w:del>
    </w:p>
    <w:p w14:paraId="01584776" w14:textId="77777777" w:rsidR="00F26B29" w:rsidRDefault="00F26B29" w:rsidP="00BB28C4"/>
    <w:p w14:paraId="6DC19F08" w14:textId="27A56B2C" w:rsidR="005A3FAC" w:rsidRDefault="00527B4A" w:rsidP="005A3FAC">
      <w:r>
        <w:t>Copiado na internet</w:t>
      </w:r>
    </w:p>
    <w:p w14:paraId="1B67AEE5" w14:textId="77777777" w:rsidR="00527B4A" w:rsidRPr="00527B4A" w:rsidRDefault="00527B4A" w:rsidP="00527B4A">
      <w:r w:rsidRPr="00527B4A">
        <w:t>&lt;?</w:t>
      </w:r>
      <w:proofErr w:type="spellStart"/>
      <w:r w:rsidRPr="00527B4A">
        <w:t>php</w:t>
      </w:r>
      <w:proofErr w:type="spellEnd"/>
    </w:p>
    <w:p w14:paraId="73AD40E2" w14:textId="77777777" w:rsidR="00527B4A" w:rsidRPr="00527B4A" w:rsidRDefault="00527B4A" w:rsidP="00527B4A">
      <w:r w:rsidRPr="00527B4A">
        <w:t>// Inicia a sessão para que o navegador lembre que o usuário está logado</w:t>
      </w:r>
    </w:p>
    <w:p w14:paraId="589F190F" w14:textId="77777777" w:rsidR="00527B4A" w:rsidRPr="00527B4A" w:rsidRDefault="00527B4A" w:rsidP="00527B4A">
      <w:proofErr w:type="spellStart"/>
      <w:r w:rsidRPr="00527B4A">
        <w:t>session_</w:t>
      </w:r>
      <w:proofErr w:type="gramStart"/>
      <w:r w:rsidRPr="00527B4A">
        <w:t>start</w:t>
      </w:r>
      <w:proofErr w:type="spellEnd"/>
      <w:r w:rsidRPr="00527B4A">
        <w:t>(</w:t>
      </w:r>
      <w:proofErr w:type="gramEnd"/>
      <w:r w:rsidRPr="00527B4A">
        <w:t>);</w:t>
      </w:r>
    </w:p>
    <w:p w14:paraId="6A913122" w14:textId="77777777" w:rsidR="00527B4A" w:rsidRPr="00527B4A" w:rsidRDefault="00527B4A" w:rsidP="00527B4A"/>
    <w:p w14:paraId="5F16D9A4" w14:textId="77777777" w:rsidR="00527B4A" w:rsidRPr="00527B4A" w:rsidRDefault="00527B4A" w:rsidP="00527B4A">
      <w:r w:rsidRPr="00527B4A">
        <w:t>// 1. Importa o seu arquivo de conexão existente</w:t>
      </w:r>
    </w:p>
    <w:p w14:paraId="0AA83ED3" w14:textId="77777777" w:rsidR="00527B4A" w:rsidRPr="00527B4A" w:rsidRDefault="00527B4A" w:rsidP="00527B4A">
      <w:r w:rsidRPr="00527B4A">
        <w:t>// Certifique-se de que a variável de conexão dentro dele se chama $</w:t>
      </w:r>
      <w:proofErr w:type="spellStart"/>
      <w:r w:rsidRPr="00527B4A">
        <w:t>conexao</w:t>
      </w:r>
      <w:proofErr w:type="spellEnd"/>
    </w:p>
    <w:p w14:paraId="737EDABF" w14:textId="77777777" w:rsidR="00527B4A" w:rsidRPr="00527B4A" w:rsidRDefault="00527B4A" w:rsidP="00527B4A">
      <w:proofErr w:type="spellStart"/>
      <w:r w:rsidRPr="00527B4A">
        <w:t>require_once</w:t>
      </w:r>
      <w:proofErr w:type="spellEnd"/>
      <w:r w:rsidRPr="00527B4A">
        <w:t xml:space="preserve"> '</w:t>
      </w:r>
      <w:proofErr w:type="spellStart"/>
      <w:r w:rsidRPr="00527B4A">
        <w:t>conexao.php</w:t>
      </w:r>
      <w:proofErr w:type="spellEnd"/>
      <w:r w:rsidRPr="00527B4A">
        <w:t xml:space="preserve">'; </w:t>
      </w:r>
    </w:p>
    <w:p w14:paraId="649AD722" w14:textId="77777777" w:rsidR="00527B4A" w:rsidRPr="00527B4A" w:rsidRDefault="00527B4A" w:rsidP="00527B4A"/>
    <w:p w14:paraId="233C1609" w14:textId="77777777" w:rsidR="00527B4A" w:rsidRPr="00527B4A" w:rsidRDefault="00527B4A" w:rsidP="00527B4A">
      <w:r w:rsidRPr="00527B4A">
        <w:t>// 2. Verifica se o formulário de login enviou os dados via POST</w:t>
      </w:r>
    </w:p>
    <w:p w14:paraId="53261336" w14:textId="77777777" w:rsidR="00527B4A" w:rsidRPr="00527B4A" w:rsidRDefault="00527B4A" w:rsidP="00527B4A">
      <w:proofErr w:type="spellStart"/>
      <w:r w:rsidRPr="00527B4A">
        <w:t>if</w:t>
      </w:r>
      <w:proofErr w:type="spellEnd"/>
      <w:r w:rsidRPr="00527B4A">
        <w:t xml:space="preserve"> ($_SERVER['REQUEST_METHOD'] === 'POST') {</w:t>
      </w:r>
    </w:p>
    <w:p w14:paraId="76BBE471" w14:textId="77777777" w:rsidR="00527B4A" w:rsidRPr="00527B4A" w:rsidRDefault="00527B4A" w:rsidP="00527B4A">
      <w:r w:rsidRPr="00527B4A">
        <w:t xml:space="preserve">    </w:t>
      </w:r>
    </w:p>
    <w:p w14:paraId="2137BD7C" w14:textId="77777777" w:rsidR="00527B4A" w:rsidRPr="00527B4A" w:rsidRDefault="00527B4A" w:rsidP="00527B4A">
      <w:r w:rsidRPr="00527B4A">
        <w:t>    // Resgata os dados digitados no HTML de login</w:t>
      </w:r>
    </w:p>
    <w:p w14:paraId="726D1064" w14:textId="77777777" w:rsidR="00527B4A" w:rsidRPr="00527B4A" w:rsidRDefault="00527B4A" w:rsidP="00527B4A">
      <w:r w:rsidRPr="00527B4A">
        <w:t>    $</w:t>
      </w:r>
      <w:proofErr w:type="spellStart"/>
      <w:r w:rsidRPr="00527B4A">
        <w:t>email</w:t>
      </w:r>
      <w:proofErr w:type="spellEnd"/>
      <w:r w:rsidRPr="00527B4A">
        <w:t xml:space="preserve"> = $_POST['</w:t>
      </w:r>
      <w:proofErr w:type="spellStart"/>
      <w:r w:rsidRPr="00527B4A">
        <w:t>email</w:t>
      </w:r>
      <w:proofErr w:type="spellEnd"/>
      <w:r w:rsidRPr="00527B4A">
        <w:t>'];</w:t>
      </w:r>
    </w:p>
    <w:p w14:paraId="5D1ABE11" w14:textId="77777777" w:rsidR="00527B4A" w:rsidRPr="00527B4A" w:rsidRDefault="00527B4A" w:rsidP="00527B4A">
      <w:r w:rsidRPr="00527B4A">
        <w:lastRenderedPageBreak/>
        <w:t>    $senha = $_POST['senha'];</w:t>
      </w:r>
    </w:p>
    <w:p w14:paraId="65FA8830" w14:textId="77777777" w:rsidR="00527B4A" w:rsidRPr="00527B4A" w:rsidRDefault="00527B4A" w:rsidP="00527B4A"/>
    <w:p w14:paraId="5747767F" w14:textId="77777777" w:rsidR="00527B4A" w:rsidRPr="00527B4A" w:rsidRDefault="00527B4A" w:rsidP="00527B4A">
      <w:r w:rsidRPr="00527B4A">
        <w:t>    // Evita campos vazios</w:t>
      </w:r>
    </w:p>
    <w:p w14:paraId="6B99D6E7" w14:textId="77777777" w:rsidR="00527B4A" w:rsidRPr="00527B4A" w:rsidRDefault="00527B4A" w:rsidP="00527B4A">
      <w:r w:rsidRPr="00527B4A">
        <w:t xml:space="preserve">    </w:t>
      </w:r>
      <w:proofErr w:type="spellStart"/>
      <w:r w:rsidRPr="00527B4A">
        <w:t>if</w:t>
      </w:r>
      <w:proofErr w:type="spellEnd"/>
      <w:r w:rsidRPr="00527B4A">
        <w:t xml:space="preserve"> </w:t>
      </w:r>
      <w:proofErr w:type="gramStart"/>
      <w:r w:rsidRPr="00527B4A">
        <w:t>(!</w:t>
      </w:r>
      <w:proofErr w:type="spellStart"/>
      <w:r w:rsidRPr="00527B4A">
        <w:t>empty</w:t>
      </w:r>
      <w:proofErr w:type="spellEnd"/>
      <w:proofErr w:type="gramEnd"/>
      <w:r w:rsidRPr="00527B4A">
        <w:t>($</w:t>
      </w:r>
      <w:proofErr w:type="spellStart"/>
      <w:r w:rsidRPr="00527B4A">
        <w:t>email</w:t>
      </w:r>
      <w:proofErr w:type="spellEnd"/>
      <w:r w:rsidRPr="00527B4A">
        <w:t>) &amp;&amp; !</w:t>
      </w:r>
      <w:proofErr w:type="spellStart"/>
      <w:r w:rsidRPr="00527B4A">
        <w:t>empty</w:t>
      </w:r>
      <w:proofErr w:type="spellEnd"/>
      <w:r w:rsidRPr="00527B4A">
        <w:t>($senha)) {</w:t>
      </w:r>
    </w:p>
    <w:p w14:paraId="07D643EC" w14:textId="77777777" w:rsidR="00527B4A" w:rsidRPr="00527B4A" w:rsidRDefault="00527B4A" w:rsidP="00527B4A">
      <w:r w:rsidRPr="00527B4A">
        <w:t xml:space="preserve">        </w:t>
      </w:r>
    </w:p>
    <w:p w14:paraId="41F86CB5" w14:textId="77777777" w:rsidR="00527B4A" w:rsidRPr="00527B4A" w:rsidRDefault="00527B4A" w:rsidP="00527B4A">
      <w:r w:rsidRPr="00527B4A">
        <w:t xml:space="preserve">        // 3. Prepara a consulta SQL para buscar o usuário usando </w:t>
      </w:r>
      <w:proofErr w:type="spellStart"/>
      <w:r w:rsidRPr="00527B4A">
        <w:t>MySQLi</w:t>
      </w:r>
      <w:proofErr w:type="spellEnd"/>
      <w:r w:rsidRPr="00527B4A">
        <w:t xml:space="preserve"> (</w:t>
      </w:r>
      <w:proofErr w:type="spellStart"/>
      <w:r w:rsidRPr="00527B4A">
        <w:t>Prepared</w:t>
      </w:r>
      <w:proofErr w:type="spellEnd"/>
      <w:r w:rsidRPr="00527B4A">
        <w:t xml:space="preserve"> </w:t>
      </w:r>
      <w:proofErr w:type="spellStart"/>
      <w:r w:rsidRPr="00527B4A">
        <w:t>Statements</w:t>
      </w:r>
      <w:proofErr w:type="spellEnd"/>
      <w:r w:rsidRPr="00527B4A">
        <w:t>)</w:t>
      </w:r>
    </w:p>
    <w:p w14:paraId="726F2987" w14:textId="77777777" w:rsidR="00527B4A" w:rsidRPr="00527B4A" w:rsidRDefault="00527B4A" w:rsidP="00527B4A">
      <w:r w:rsidRPr="00527B4A">
        <w:t>        // Substitua '</w:t>
      </w:r>
      <w:proofErr w:type="spellStart"/>
      <w:r w:rsidRPr="00527B4A">
        <w:t>usuarios</w:t>
      </w:r>
      <w:proofErr w:type="spellEnd"/>
      <w:r w:rsidRPr="00527B4A">
        <w:t>' pelo nome real da sua tabela no banco de dados</w:t>
      </w:r>
    </w:p>
    <w:p w14:paraId="2D990EB7" w14:textId="77777777" w:rsidR="00527B4A" w:rsidRPr="00527B4A" w:rsidRDefault="00527B4A" w:rsidP="00527B4A">
      <w:r w:rsidRPr="00527B4A">
        <w:t>        $</w:t>
      </w:r>
      <w:proofErr w:type="spellStart"/>
      <w:r w:rsidRPr="00527B4A">
        <w:t>sql</w:t>
      </w:r>
      <w:proofErr w:type="spellEnd"/>
      <w:r w:rsidRPr="00527B4A">
        <w:t xml:space="preserve"> = "SELECT id, nome FROM </w:t>
      </w:r>
      <w:proofErr w:type="spellStart"/>
      <w:r w:rsidRPr="00527B4A">
        <w:t>usuarios</w:t>
      </w:r>
      <w:proofErr w:type="spellEnd"/>
      <w:r w:rsidRPr="00527B4A">
        <w:t xml:space="preserve"> WHERE </w:t>
      </w:r>
      <w:proofErr w:type="spellStart"/>
      <w:r w:rsidRPr="00527B4A">
        <w:t>email</w:t>
      </w:r>
      <w:proofErr w:type="spellEnd"/>
      <w:r w:rsidRPr="00527B4A">
        <w:t xml:space="preserve"> </w:t>
      </w:r>
      <w:proofErr w:type="gramStart"/>
      <w:r w:rsidRPr="00527B4A">
        <w:t>= ?</w:t>
      </w:r>
      <w:proofErr w:type="gramEnd"/>
      <w:r w:rsidRPr="00527B4A">
        <w:t xml:space="preserve"> AND senha </w:t>
      </w:r>
      <w:proofErr w:type="gramStart"/>
      <w:r w:rsidRPr="00527B4A">
        <w:t>= ?</w:t>
      </w:r>
      <w:proofErr w:type="gramEnd"/>
      <w:r w:rsidRPr="00527B4A">
        <w:t>";</w:t>
      </w:r>
    </w:p>
    <w:p w14:paraId="63D640E5" w14:textId="77777777" w:rsidR="00527B4A" w:rsidRPr="00527B4A" w:rsidRDefault="00527B4A" w:rsidP="00527B4A">
      <w:r w:rsidRPr="00527B4A">
        <w:t xml:space="preserve">        </w:t>
      </w:r>
    </w:p>
    <w:p w14:paraId="2D8476CC" w14:textId="77777777" w:rsidR="00527B4A" w:rsidRPr="00527B4A" w:rsidRDefault="00527B4A" w:rsidP="00527B4A">
      <w:r w:rsidRPr="00527B4A">
        <w:t xml:space="preserve">        </w:t>
      </w:r>
      <w:proofErr w:type="spellStart"/>
      <w:r w:rsidRPr="00527B4A">
        <w:t>if</w:t>
      </w:r>
      <w:proofErr w:type="spellEnd"/>
      <w:r w:rsidRPr="00527B4A">
        <w:t xml:space="preserve"> ($</w:t>
      </w:r>
      <w:proofErr w:type="spellStart"/>
      <w:r w:rsidRPr="00527B4A">
        <w:t>stmt</w:t>
      </w:r>
      <w:proofErr w:type="spellEnd"/>
      <w:r w:rsidRPr="00527B4A">
        <w:t xml:space="preserve"> = $</w:t>
      </w:r>
      <w:proofErr w:type="spellStart"/>
      <w:r w:rsidRPr="00527B4A">
        <w:t>conexao</w:t>
      </w:r>
      <w:proofErr w:type="spellEnd"/>
      <w:r w:rsidRPr="00527B4A">
        <w:t>-&gt;prepare($</w:t>
      </w:r>
      <w:proofErr w:type="spellStart"/>
      <w:r w:rsidRPr="00527B4A">
        <w:t>sql</w:t>
      </w:r>
      <w:proofErr w:type="spellEnd"/>
      <w:r w:rsidRPr="00527B4A">
        <w:t>)) {</w:t>
      </w:r>
    </w:p>
    <w:p w14:paraId="4DCE2F46" w14:textId="77777777" w:rsidR="00527B4A" w:rsidRPr="00527B4A" w:rsidRDefault="00527B4A" w:rsidP="00527B4A">
      <w:r w:rsidRPr="00527B4A">
        <w:t xml:space="preserve">            // Vincula o </w:t>
      </w:r>
      <w:proofErr w:type="spellStart"/>
      <w:r w:rsidRPr="00527B4A">
        <w:t>email</w:t>
      </w:r>
      <w:proofErr w:type="spellEnd"/>
      <w:r w:rsidRPr="00527B4A">
        <w:t xml:space="preserve"> e a senha digitados aos pontos de interrogação (?)</w:t>
      </w:r>
    </w:p>
    <w:p w14:paraId="79F86EFC" w14:textId="77777777" w:rsidR="00527B4A" w:rsidRPr="00527B4A" w:rsidRDefault="00527B4A" w:rsidP="00527B4A">
      <w:r w:rsidRPr="00527B4A">
        <w:t>            $</w:t>
      </w:r>
      <w:proofErr w:type="spellStart"/>
      <w:r w:rsidRPr="00527B4A">
        <w:t>stmt</w:t>
      </w:r>
      <w:proofErr w:type="spellEnd"/>
      <w:r w:rsidRPr="00527B4A">
        <w:t>-&gt;</w:t>
      </w:r>
      <w:proofErr w:type="spellStart"/>
      <w:r w:rsidRPr="00527B4A">
        <w:t>bind_</w:t>
      </w:r>
      <w:proofErr w:type="gramStart"/>
      <w:r w:rsidRPr="00527B4A">
        <w:t>param</w:t>
      </w:r>
      <w:proofErr w:type="spellEnd"/>
      <w:r w:rsidRPr="00527B4A">
        <w:t>(</w:t>
      </w:r>
      <w:proofErr w:type="gramEnd"/>
      <w:r w:rsidRPr="00527B4A">
        <w:t>"</w:t>
      </w:r>
      <w:proofErr w:type="spellStart"/>
      <w:r w:rsidRPr="00527B4A">
        <w:t>ss</w:t>
      </w:r>
      <w:proofErr w:type="spellEnd"/>
      <w:r w:rsidRPr="00527B4A">
        <w:t>", $</w:t>
      </w:r>
      <w:proofErr w:type="spellStart"/>
      <w:r w:rsidRPr="00527B4A">
        <w:t>email</w:t>
      </w:r>
      <w:proofErr w:type="spellEnd"/>
      <w:r w:rsidRPr="00527B4A">
        <w:t>, $senha);</w:t>
      </w:r>
    </w:p>
    <w:p w14:paraId="4AC6C297" w14:textId="77777777" w:rsidR="00527B4A" w:rsidRPr="00527B4A" w:rsidRDefault="00527B4A" w:rsidP="00527B4A">
      <w:r w:rsidRPr="00527B4A">
        <w:t>            $</w:t>
      </w:r>
      <w:proofErr w:type="spellStart"/>
      <w:r w:rsidRPr="00527B4A">
        <w:t>stmt</w:t>
      </w:r>
      <w:proofErr w:type="spellEnd"/>
      <w:r w:rsidRPr="00527B4A">
        <w:t>-&gt;</w:t>
      </w:r>
      <w:proofErr w:type="gramStart"/>
      <w:r w:rsidRPr="00527B4A">
        <w:t>execute(</w:t>
      </w:r>
      <w:proofErr w:type="gramEnd"/>
      <w:r w:rsidRPr="00527B4A">
        <w:t>);</w:t>
      </w:r>
    </w:p>
    <w:p w14:paraId="4623FD3C" w14:textId="77777777" w:rsidR="00527B4A" w:rsidRPr="00527B4A" w:rsidRDefault="00527B4A" w:rsidP="00527B4A">
      <w:r w:rsidRPr="00527B4A">
        <w:t>            $resultado = $</w:t>
      </w:r>
      <w:proofErr w:type="spellStart"/>
      <w:r w:rsidRPr="00527B4A">
        <w:t>stmt</w:t>
      </w:r>
      <w:proofErr w:type="spellEnd"/>
      <w:r w:rsidRPr="00527B4A">
        <w:t>-&gt;</w:t>
      </w:r>
      <w:proofErr w:type="spellStart"/>
      <w:r w:rsidRPr="00527B4A">
        <w:t>get_</w:t>
      </w:r>
      <w:proofErr w:type="gramStart"/>
      <w:r w:rsidRPr="00527B4A">
        <w:t>result</w:t>
      </w:r>
      <w:proofErr w:type="spellEnd"/>
      <w:r w:rsidRPr="00527B4A">
        <w:t>(</w:t>
      </w:r>
      <w:proofErr w:type="gramEnd"/>
      <w:r w:rsidRPr="00527B4A">
        <w:t>);</w:t>
      </w:r>
    </w:p>
    <w:p w14:paraId="6DB6D397" w14:textId="77777777" w:rsidR="00527B4A" w:rsidRPr="00527B4A" w:rsidRDefault="00527B4A" w:rsidP="00527B4A"/>
    <w:p w14:paraId="19E03E2B" w14:textId="77777777" w:rsidR="00527B4A" w:rsidRPr="00527B4A" w:rsidRDefault="00527B4A" w:rsidP="00527B4A">
      <w:r w:rsidRPr="00527B4A">
        <w:t>            // 4. Verifica se encontrou exatamente 1 usuário com esse e-mail e senha</w:t>
      </w:r>
    </w:p>
    <w:p w14:paraId="4ABDCA44" w14:textId="77777777" w:rsidR="00527B4A" w:rsidRPr="00527B4A" w:rsidRDefault="00527B4A" w:rsidP="00527B4A">
      <w:r w:rsidRPr="00527B4A">
        <w:t xml:space="preserve">            </w:t>
      </w:r>
      <w:proofErr w:type="spellStart"/>
      <w:r w:rsidRPr="00527B4A">
        <w:t>if</w:t>
      </w:r>
      <w:proofErr w:type="spellEnd"/>
      <w:r w:rsidRPr="00527B4A">
        <w:t xml:space="preserve"> ($resultado-&gt;</w:t>
      </w:r>
      <w:proofErr w:type="spellStart"/>
      <w:r w:rsidRPr="00527B4A">
        <w:t>num_rows</w:t>
      </w:r>
      <w:proofErr w:type="spellEnd"/>
      <w:r w:rsidRPr="00527B4A">
        <w:t xml:space="preserve"> === 1) {</w:t>
      </w:r>
    </w:p>
    <w:p w14:paraId="6E0579F4" w14:textId="77777777" w:rsidR="00527B4A" w:rsidRPr="00527B4A" w:rsidRDefault="00527B4A" w:rsidP="00527B4A">
      <w:r w:rsidRPr="00527B4A">
        <w:t>                $</w:t>
      </w:r>
      <w:proofErr w:type="spellStart"/>
      <w:r w:rsidRPr="00527B4A">
        <w:t>usuario</w:t>
      </w:r>
      <w:proofErr w:type="spellEnd"/>
      <w:r w:rsidRPr="00527B4A">
        <w:t xml:space="preserve"> = $resultado-&gt;</w:t>
      </w:r>
      <w:proofErr w:type="spellStart"/>
      <w:r w:rsidRPr="00527B4A">
        <w:t>fetch_</w:t>
      </w:r>
      <w:proofErr w:type="gramStart"/>
      <w:r w:rsidRPr="00527B4A">
        <w:t>assoc</w:t>
      </w:r>
      <w:proofErr w:type="spellEnd"/>
      <w:r w:rsidRPr="00527B4A">
        <w:t>(</w:t>
      </w:r>
      <w:proofErr w:type="gramEnd"/>
      <w:r w:rsidRPr="00527B4A">
        <w:t>);</w:t>
      </w:r>
    </w:p>
    <w:p w14:paraId="63246B04" w14:textId="77777777" w:rsidR="00527B4A" w:rsidRPr="00527B4A" w:rsidRDefault="00527B4A" w:rsidP="00527B4A">
      <w:r w:rsidRPr="00527B4A">
        <w:t xml:space="preserve">                </w:t>
      </w:r>
    </w:p>
    <w:p w14:paraId="072A6F85" w14:textId="77777777" w:rsidR="00527B4A" w:rsidRPr="00527B4A" w:rsidRDefault="00527B4A" w:rsidP="00527B4A">
      <w:r w:rsidRPr="00527B4A">
        <w:t>                // Cria as variáveis de sessão para identificar o usuário logado</w:t>
      </w:r>
    </w:p>
    <w:p w14:paraId="0204E67C" w14:textId="77777777" w:rsidR="00527B4A" w:rsidRPr="00527B4A" w:rsidRDefault="00527B4A" w:rsidP="00527B4A">
      <w:r w:rsidRPr="00527B4A">
        <w:t>                $_SESSION['</w:t>
      </w:r>
      <w:proofErr w:type="spellStart"/>
      <w:r w:rsidRPr="00527B4A">
        <w:t>usuario_id</w:t>
      </w:r>
      <w:proofErr w:type="spellEnd"/>
      <w:r w:rsidRPr="00527B4A">
        <w:t>'] = $</w:t>
      </w:r>
      <w:proofErr w:type="spellStart"/>
      <w:r w:rsidRPr="00527B4A">
        <w:t>usuario</w:t>
      </w:r>
      <w:proofErr w:type="spellEnd"/>
      <w:r w:rsidRPr="00527B4A">
        <w:t>['id'];</w:t>
      </w:r>
    </w:p>
    <w:p w14:paraId="110ADA1F" w14:textId="77777777" w:rsidR="00527B4A" w:rsidRPr="00527B4A" w:rsidRDefault="00527B4A" w:rsidP="00527B4A">
      <w:r w:rsidRPr="00527B4A">
        <w:t>                $_SESSION['</w:t>
      </w:r>
      <w:proofErr w:type="spellStart"/>
      <w:r w:rsidRPr="00527B4A">
        <w:t>usuario_nome</w:t>
      </w:r>
      <w:proofErr w:type="spellEnd"/>
      <w:r w:rsidRPr="00527B4A">
        <w:t>'] = $</w:t>
      </w:r>
      <w:proofErr w:type="spellStart"/>
      <w:r w:rsidRPr="00527B4A">
        <w:t>usuario</w:t>
      </w:r>
      <w:proofErr w:type="spellEnd"/>
      <w:r w:rsidRPr="00527B4A">
        <w:t>['nome'];</w:t>
      </w:r>
    </w:p>
    <w:p w14:paraId="685E9E25" w14:textId="77777777" w:rsidR="00527B4A" w:rsidRPr="00527B4A" w:rsidRDefault="00527B4A" w:rsidP="00527B4A">
      <w:r w:rsidRPr="00527B4A">
        <w:t xml:space="preserve">                </w:t>
      </w:r>
    </w:p>
    <w:p w14:paraId="10E5DBD8" w14:textId="77777777" w:rsidR="00527B4A" w:rsidRPr="00527B4A" w:rsidRDefault="00527B4A" w:rsidP="00527B4A">
      <w:r w:rsidRPr="00527B4A">
        <w:t>                // Redireciona o cliente para a tela principal/painel após o login</w:t>
      </w:r>
    </w:p>
    <w:p w14:paraId="5D2F9E3F" w14:textId="77777777" w:rsidR="00527B4A" w:rsidRPr="00527B4A" w:rsidRDefault="00527B4A" w:rsidP="00527B4A">
      <w:r w:rsidRPr="00527B4A">
        <w:t xml:space="preserve">                </w:t>
      </w:r>
      <w:proofErr w:type="gramStart"/>
      <w:r w:rsidRPr="00527B4A">
        <w:t>header(</w:t>
      </w:r>
      <w:proofErr w:type="gramEnd"/>
      <w:r w:rsidRPr="00527B4A">
        <w:t>"</w:t>
      </w:r>
      <w:proofErr w:type="spellStart"/>
      <w:r w:rsidRPr="00527B4A">
        <w:t>Location</w:t>
      </w:r>
      <w:proofErr w:type="spellEnd"/>
      <w:r w:rsidRPr="00527B4A">
        <w:t xml:space="preserve">: </w:t>
      </w:r>
      <w:proofErr w:type="spellStart"/>
      <w:r w:rsidRPr="00527B4A">
        <w:t>painel.php</w:t>
      </w:r>
      <w:proofErr w:type="spellEnd"/>
      <w:r w:rsidRPr="00527B4A">
        <w:t>");</w:t>
      </w:r>
    </w:p>
    <w:p w14:paraId="06D6BA3F" w14:textId="77777777" w:rsidR="00527B4A" w:rsidRPr="00527B4A" w:rsidRDefault="00527B4A" w:rsidP="00527B4A">
      <w:r w:rsidRPr="00527B4A">
        <w:t xml:space="preserve">                </w:t>
      </w:r>
      <w:proofErr w:type="spellStart"/>
      <w:r w:rsidRPr="00527B4A">
        <w:t>exit</w:t>
      </w:r>
      <w:proofErr w:type="spellEnd"/>
      <w:r w:rsidRPr="00527B4A">
        <w:t>;</w:t>
      </w:r>
    </w:p>
    <w:p w14:paraId="76B3B0D1" w14:textId="77777777" w:rsidR="00527B4A" w:rsidRPr="00527B4A" w:rsidRDefault="00527B4A" w:rsidP="00527B4A">
      <w:r w:rsidRPr="00527B4A">
        <w:t xml:space="preserve">            } </w:t>
      </w:r>
      <w:proofErr w:type="spellStart"/>
      <w:r w:rsidRPr="00527B4A">
        <w:t>else</w:t>
      </w:r>
      <w:proofErr w:type="spellEnd"/>
      <w:r w:rsidRPr="00527B4A">
        <w:t xml:space="preserve"> {</w:t>
      </w:r>
    </w:p>
    <w:p w14:paraId="66932906" w14:textId="77777777" w:rsidR="00527B4A" w:rsidRPr="00527B4A" w:rsidRDefault="00527B4A" w:rsidP="00527B4A">
      <w:r w:rsidRPr="00527B4A">
        <w:t>                // Mensagem genérica por segurança (não diz se o erro foi só no e-mail ou só na senha)</w:t>
      </w:r>
    </w:p>
    <w:p w14:paraId="3699C8FC" w14:textId="77777777" w:rsidR="00527B4A" w:rsidRPr="00527B4A" w:rsidRDefault="00527B4A" w:rsidP="00527B4A">
      <w:r w:rsidRPr="00527B4A">
        <w:t xml:space="preserve">                </w:t>
      </w:r>
      <w:proofErr w:type="spellStart"/>
      <w:r w:rsidRPr="00527B4A">
        <w:t>echo</w:t>
      </w:r>
      <w:proofErr w:type="spellEnd"/>
      <w:r w:rsidRPr="00527B4A">
        <w:t xml:space="preserve"> "E-mail ou senha incorretos.";</w:t>
      </w:r>
    </w:p>
    <w:p w14:paraId="44C04469" w14:textId="77777777" w:rsidR="00527B4A" w:rsidRPr="00527B4A" w:rsidRDefault="00527B4A" w:rsidP="00527B4A">
      <w:r w:rsidRPr="00527B4A">
        <w:t>            }</w:t>
      </w:r>
    </w:p>
    <w:p w14:paraId="1F0D5A52" w14:textId="77777777" w:rsidR="00527B4A" w:rsidRPr="00527B4A" w:rsidRDefault="00527B4A" w:rsidP="00527B4A">
      <w:r w:rsidRPr="00527B4A">
        <w:lastRenderedPageBreak/>
        <w:t>            $</w:t>
      </w:r>
      <w:proofErr w:type="spellStart"/>
      <w:r w:rsidRPr="00527B4A">
        <w:t>stmt</w:t>
      </w:r>
      <w:proofErr w:type="spellEnd"/>
      <w:r w:rsidRPr="00527B4A">
        <w:t>-&gt;</w:t>
      </w:r>
      <w:proofErr w:type="gramStart"/>
      <w:r w:rsidRPr="00527B4A">
        <w:t>close(</w:t>
      </w:r>
      <w:proofErr w:type="gramEnd"/>
      <w:r w:rsidRPr="00527B4A">
        <w:t>);</w:t>
      </w:r>
    </w:p>
    <w:p w14:paraId="5E4EBE06" w14:textId="77777777" w:rsidR="00527B4A" w:rsidRPr="00527B4A" w:rsidRDefault="00527B4A" w:rsidP="00527B4A">
      <w:r w:rsidRPr="00527B4A">
        <w:t xml:space="preserve">        } </w:t>
      </w:r>
      <w:proofErr w:type="spellStart"/>
      <w:r w:rsidRPr="00527B4A">
        <w:t>else</w:t>
      </w:r>
      <w:proofErr w:type="spellEnd"/>
      <w:r w:rsidRPr="00527B4A">
        <w:t xml:space="preserve"> {</w:t>
      </w:r>
    </w:p>
    <w:p w14:paraId="0DDCDBE7" w14:textId="77777777" w:rsidR="00527B4A" w:rsidRPr="00527B4A" w:rsidRDefault="00527B4A" w:rsidP="00527B4A">
      <w:r w:rsidRPr="00527B4A">
        <w:t xml:space="preserve">            </w:t>
      </w:r>
      <w:proofErr w:type="spellStart"/>
      <w:r w:rsidRPr="00527B4A">
        <w:t>echo</w:t>
      </w:r>
      <w:proofErr w:type="spellEnd"/>
      <w:r w:rsidRPr="00527B4A">
        <w:t xml:space="preserve"> "Erro interno no servidor ao processar o login.";</w:t>
      </w:r>
    </w:p>
    <w:p w14:paraId="6CECD9B9" w14:textId="77777777" w:rsidR="00527B4A" w:rsidRPr="00527B4A" w:rsidRDefault="00527B4A" w:rsidP="00527B4A">
      <w:r w:rsidRPr="00527B4A">
        <w:t>        }</w:t>
      </w:r>
    </w:p>
    <w:p w14:paraId="55697FDF" w14:textId="77777777" w:rsidR="00527B4A" w:rsidRPr="00527B4A" w:rsidRDefault="00527B4A" w:rsidP="00527B4A">
      <w:r w:rsidRPr="00527B4A">
        <w:t xml:space="preserve">    } </w:t>
      </w:r>
      <w:proofErr w:type="spellStart"/>
      <w:r w:rsidRPr="00527B4A">
        <w:t>else</w:t>
      </w:r>
      <w:proofErr w:type="spellEnd"/>
      <w:r w:rsidRPr="00527B4A">
        <w:t xml:space="preserve"> {</w:t>
      </w:r>
    </w:p>
    <w:p w14:paraId="4B5B7CFB" w14:textId="77777777" w:rsidR="00527B4A" w:rsidRPr="00527B4A" w:rsidRDefault="00527B4A" w:rsidP="00527B4A">
      <w:r w:rsidRPr="00527B4A">
        <w:t xml:space="preserve">        </w:t>
      </w:r>
      <w:proofErr w:type="spellStart"/>
      <w:r w:rsidRPr="00527B4A">
        <w:t>echo</w:t>
      </w:r>
      <w:proofErr w:type="spellEnd"/>
      <w:r w:rsidRPr="00527B4A">
        <w:t xml:space="preserve"> "Por favor, preencha todos os campos.";</w:t>
      </w:r>
    </w:p>
    <w:p w14:paraId="0FD68367" w14:textId="77777777" w:rsidR="00527B4A" w:rsidRPr="00527B4A" w:rsidRDefault="00527B4A" w:rsidP="00527B4A">
      <w:r w:rsidRPr="00527B4A">
        <w:t>    }</w:t>
      </w:r>
    </w:p>
    <w:p w14:paraId="337BAE35" w14:textId="77777777" w:rsidR="00527B4A" w:rsidRPr="00527B4A" w:rsidRDefault="00527B4A" w:rsidP="00527B4A">
      <w:r w:rsidRPr="00527B4A">
        <w:t xml:space="preserve">} </w:t>
      </w:r>
      <w:proofErr w:type="spellStart"/>
      <w:r w:rsidRPr="00527B4A">
        <w:t>else</w:t>
      </w:r>
      <w:proofErr w:type="spellEnd"/>
      <w:r w:rsidRPr="00527B4A">
        <w:t xml:space="preserve"> {</w:t>
      </w:r>
    </w:p>
    <w:p w14:paraId="2AD6EC0A" w14:textId="77777777" w:rsidR="00527B4A" w:rsidRPr="00527B4A" w:rsidRDefault="00527B4A" w:rsidP="00527B4A">
      <w:r w:rsidRPr="00527B4A">
        <w:t>    // Se tentarem acessar este arquivo PHP diretamente pelo navegador, joga de volta para o HTML</w:t>
      </w:r>
    </w:p>
    <w:p w14:paraId="122A0BBC" w14:textId="77777777" w:rsidR="00527B4A" w:rsidRPr="00527B4A" w:rsidRDefault="00527B4A" w:rsidP="00527B4A">
      <w:r w:rsidRPr="00527B4A">
        <w:t xml:space="preserve">    </w:t>
      </w:r>
      <w:proofErr w:type="gramStart"/>
      <w:r w:rsidRPr="00527B4A">
        <w:t>header(</w:t>
      </w:r>
      <w:proofErr w:type="gramEnd"/>
      <w:r w:rsidRPr="00527B4A">
        <w:t>"</w:t>
      </w:r>
      <w:proofErr w:type="spellStart"/>
      <w:r w:rsidRPr="00527B4A">
        <w:t>Location</w:t>
      </w:r>
      <w:proofErr w:type="spellEnd"/>
      <w:r w:rsidRPr="00527B4A">
        <w:t>: login.html");</w:t>
      </w:r>
    </w:p>
    <w:p w14:paraId="4FCAD114" w14:textId="77777777" w:rsidR="00444205" w:rsidRDefault="00527B4A" w:rsidP="00527B4A">
      <w:r w:rsidRPr="00527B4A">
        <w:t xml:space="preserve">    </w:t>
      </w:r>
      <w:proofErr w:type="spellStart"/>
      <w:r w:rsidRPr="00527B4A">
        <w:t>exit</w:t>
      </w:r>
      <w:proofErr w:type="spellEnd"/>
      <w:r w:rsidRPr="00527B4A">
        <w:t>;</w:t>
      </w:r>
    </w:p>
    <w:p w14:paraId="43C074AE" w14:textId="7B27F830" w:rsidR="00527B4A" w:rsidRPr="00527B4A" w:rsidRDefault="00527B4A" w:rsidP="00527B4A">
      <w:r w:rsidRPr="00527B4A">
        <w:t>}</w:t>
      </w:r>
      <w:r w:rsidR="00444205">
        <w:t>?&gt;</w:t>
      </w:r>
    </w:p>
    <w:p w14:paraId="0AB17898" w14:textId="2667F442" w:rsidR="00444205" w:rsidRDefault="00444205" w:rsidP="005A3FAC">
      <w:r>
        <w:t>AULA - 09-09-2026</w:t>
      </w:r>
      <w:r w:rsidR="00655134">
        <w:t xml:space="preserve"> </w:t>
      </w:r>
      <w:r w:rsidR="009B6CC2">
        <w:t>CONTINUA AULA DE ONTEM</w:t>
      </w:r>
      <w:r w:rsidR="00655134">
        <w:t xml:space="preserve"> ACIMA</w:t>
      </w:r>
    </w:p>
    <w:p w14:paraId="58C1DAFE" w14:textId="5440EAB2" w:rsidR="00527B4A" w:rsidRDefault="001B38FE" w:rsidP="005A3FAC">
      <w:pPr>
        <w:rPr>
          <w:ins w:id="50" w:author="EIH6NL101" w:date="2026-09-09T22:01:00Z"/>
        </w:rPr>
      </w:pPr>
      <w:proofErr w:type="gramStart"/>
      <w:ins w:id="51" w:author="EIH6NL101" w:date="2026-09-09T22:00:00Z">
        <w:r>
          <w:t>2 tempo</w:t>
        </w:r>
        <w:proofErr w:type="gramEnd"/>
        <w:r>
          <w:t xml:space="preserve">: </w:t>
        </w:r>
      </w:ins>
      <w:ins w:id="52" w:author="EIH6NL101" w:date="2026-09-09T22:01:00Z">
        <w:r>
          <w:t xml:space="preserve">criando </w:t>
        </w:r>
        <w:proofErr w:type="spellStart"/>
        <w:r>
          <w:t>html</w:t>
        </w:r>
        <w:proofErr w:type="spellEnd"/>
        <w:r>
          <w:t xml:space="preserve"> </w:t>
        </w:r>
        <w:proofErr w:type="spellStart"/>
        <w:r>
          <w:t>cadastro_hotel</w:t>
        </w:r>
        <w:proofErr w:type="spellEnd"/>
      </w:ins>
    </w:p>
    <w:p w14:paraId="67A8E0EE" w14:textId="77777777" w:rsidR="001B38FE" w:rsidRPr="001B38FE" w:rsidRDefault="001B38FE" w:rsidP="001B38FE">
      <w:pPr>
        <w:rPr>
          <w:ins w:id="53" w:author="EIH6NL101" w:date="2026-09-09T22:01:00Z"/>
        </w:rPr>
      </w:pPr>
      <w:ins w:id="54" w:author="EIH6NL101" w:date="2026-09-09T22:01:00Z">
        <w:r w:rsidRPr="001B38FE">
          <w:t xml:space="preserve">&lt;!DOCTYPE </w:t>
        </w:r>
        <w:proofErr w:type="spellStart"/>
        <w:r w:rsidRPr="001B38FE">
          <w:t>html</w:t>
        </w:r>
        <w:proofErr w:type="spellEnd"/>
        <w:r w:rsidRPr="001B38FE">
          <w:t>&gt;</w:t>
        </w:r>
      </w:ins>
    </w:p>
    <w:p w14:paraId="54CA0B90" w14:textId="77777777" w:rsidR="001B38FE" w:rsidRPr="001B38FE" w:rsidRDefault="001B38FE" w:rsidP="001B38FE">
      <w:pPr>
        <w:rPr>
          <w:ins w:id="55" w:author="EIH6NL101" w:date="2026-09-09T22:01:00Z"/>
        </w:rPr>
      </w:pPr>
      <w:ins w:id="56" w:author="EIH6NL101" w:date="2026-09-09T22:01:00Z">
        <w:r w:rsidRPr="001B38FE">
          <w:t>&lt;</w:t>
        </w:r>
        <w:proofErr w:type="spellStart"/>
        <w:r w:rsidRPr="001B38FE">
          <w:t>html</w:t>
        </w:r>
        <w:proofErr w:type="spellEnd"/>
        <w:r w:rsidRPr="001B38FE">
          <w:t xml:space="preserve"> </w:t>
        </w:r>
        <w:proofErr w:type="spellStart"/>
        <w:r w:rsidRPr="001B38FE">
          <w:t>lang</w:t>
        </w:r>
        <w:proofErr w:type="spellEnd"/>
        <w:r w:rsidRPr="001B38FE">
          <w:t>="</w:t>
        </w:r>
        <w:proofErr w:type="spellStart"/>
        <w:r w:rsidRPr="001B38FE">
          <w:t>pt-br</w:t>
        </w:r>
        <w:proofErr w:type="spellEnd"/>
        <w:r w:rsidRPr="001B38FE">
          <w:t>"&gt;</w:t>
        </w:r>
      </w:ins>
    </w:p>
    <w:p w14:paraId="662A6BE0" w14:textId="77777777" w:rsidR="001B38FE" w:rsidRPr="001B38FE" w:rsidRDefault="001B38FE" w:rsidP="001B38FE">
      <w:pPr>
        <w:rPr>
          <w:ins w:id="57" w:author="EIH6NL101" w:date="2026-09-09T22:01:00Z"/>
        </w:rPr>
      </w:pPr>
      <w:ins w:id="58" w:author="EIH6NL101" w:date="2026-09-09T22:01:00Z">
        <w:r w:rsidRPr="001B38FE">
          <w:t>&lt;</w:t>
        </w:r>
        <w:proofErr w:type="spellStart"/>
        <w:r w:rsidRPr="001B38FE">
          <w:t>head</w:t>
        </w:r>
        <w:proofErr w:type="spellEnd"/>
        <w:r w:rsidRPr="001B38FE">
          <w:t>&gt;</w:t>
        </w:r>
      </w:ins>
    </w:p>
    <w:p w14:paraId="0479650B" w14:textId="77777777" w:rsidR="001B38FE" w:rsidRPr="001B38FE" w:rsidRDefault="001B38FE" w:rsidP="001B38FE">
      <w:pPr>
        <w:rPr>
          <w:ins w:id="59" w:author="EIH6NL101" w:date="2026-09-09T22:01:00Z"/>
        </w:rPr>
      </w:pPr>
      <w:ins w:id="60" w:author="EIH6NL101" w:date="2026-09-09T22:01:00Z">
        <w:r w:rsidRPr="001B38FE">
          <w:t xml:space="preserve">    &lt;meta </w:t>
        </w:r>
        <w:proofErr w:type="spellStart"/>
        <w:r w:rsidRPr="001B38FE">
          <w:t>charset</w:t>
        </w:r>
        <w:proofErr w:type="spellEnd"/>
        <w:r w:rsidRPr="001B38FE">
          <w:t>="UTF-8"&gt;</w:t>
        </w:r>
      </w:ins>
    </w:p>
    <w:p w14:paraId="4026035B" w14:textId="77777777" w:rsidR="001B38FE" w:rsidRPr="001B38FE" w:rsidRDefault="001B38FE" w:rsidP="001B38FE">
      <w:pPr>
        <w:rPr>
          <w:ins w:id="61" w:author="EIH6NL101" w:date="2026-09-09T22:01:00Z"/>
        </w:rPr>
      </w:pPr>
      <w:ins w:id="62" w:author="EIH6NL101" w:date="2026-09-09T22:01:00Z">
        <w:r w:rsidRPr="001B38FE">
          <w:t xml:space="preserve">    &lt;meta </w:t>
        </w:r>
        <w:proofErr w:type="spellStart"/>
        <w:r w:rsidRPr="001B38FE">
          <w:t>name</w:t>
        </w:r>
        <w:proofErr w:type="spellEnd"/>
        <w:r w:rsidRPr="001B38FE">
          <w:t>="</w:t>
        </w:r>
        <w:proofErr w:type="spellStart"/>
        <w:r w:rsidRPr="001B38FE">
          <w:t>viewport</w:t>
        </w:r>
        <w:proofErr w:type="spellEnd"/>
        <w:r w:rsidRPr="001B38FE">
          <w:t xml:space="preserve">" </w:t>
        </w:r>
        <w:proofErr w:type="spellStart"/>
        <w:r w:rsidRPr="001B38FE">
          <w:t>content</w:t>
        </w:r>
        <w:proofErr w:type="spellEnd"/>
        <w:r w:rsidRPr="001B38FE">
          <w:t>="</w:t>
        </w:r>
        <w:proofErr w:type="spellStart"/>
        <w:r w:rsidRPr="001B38FE">
          <w:t>width</w:t>
        </w:r>
        <w:proofErr w:type="spellEnd"/>
        <w:r w:rsidRPr="001B38FE">
          <w:t>=device-</w:t>
        </w:r>
        <w:proofErr w:type="spellStart"/>
        <w:r w:rsidRPr="001B38FE">
          <w:t>width</w:t>
        </w:r>
        <w:proofErr w:type="spellEnd"/>
        <w:r w:rsidRPr="001B38FE">
          <w:t xml:space="preserve">, </w:t>
        </w:r>
        <w:proofErr w:type="spellStart"/>
        <w:r w:rsidRPr="001B38FE">
          <w:t>initial-scale</w:t>
        </w:r>
        <w:proofErr w:type="spellEnd"/>
        <w:r w:rsidRPr="001B38FE">
          <w:t>=1.0"&gt;</w:t>
        </w:r>
      </w:ins>
    </w:p>
    <w:p w14:paraId="0D5B81EB" w14:textId="77777777" w:rsidR="001B38FE" w:rsidRPr="001B38FE" w:rsidRDefault="001B38FE" w:rsidP="001B38FE">
      <w:pPr>
        <w:rPr>
          <w:ins w:id="63" w:author="EIH6NL101" w:date="2026-09-09T22:01:00Z"/>
        </w:rPr>
      </w:pPr>
      <w:ins w:id="64" w:author="EIH6NL101" w:date="2026-09-09T22:01:00Z">
        <w:r w:rsidRPr="001B38FE">
          <w:t>    &lt;</w:t>
        </w:r>
        <w:proofErr w:type="spellStart"/>
        <w:r w:rsidRPr="001B38FE">
          <w:t>title</w:t>
        </w:r>
        <w:proofErr w:type="spellEnd"/>
        <w:r w:rsidRPr="001B38FE">
          <w:t>&gt;RESERVAGAS.COM&lt;/</w:t>
        </w:r>
        <w:proofErr w:type="spellStart"/>
        <w:r w:rsidRPr="001B38FE">
          <w:t>title</w:t>
        </w:r>
        <w:proofErr w:type="spellEnd"/>
        <w:r w:rsidRPr="001B38FE">
          <w:t>&gt;</w:t>
        </w:r>
      </w:ins>
    </w:p>
    <w:p w14:paraId="0A93CF45" w14:textId="77777777" w:rsidR="001B38FE" w:rsidRPr="001B38FE" w:rsidRDefault="001B38FE" w:rsidP="001B38FE">
      <w:pPr>
        <w:rPr>
          <w:ins w:id="65" w:author="EIH6NL101" w:date="2026-09-09T22:01:00Z"/>
        </w:rPr>
      </w:pPr>
      <w:ins w:id="66" w:author="EIH6NL101" w:date="2026-09-09T22:01:00Z">
        <w:r w:rsidRPr="001B38FE">
          <w:t xml:space="preserve">    </w:t>
        </w:r>
      </w:ins>
    </w:p>
    <w:p w14:paraId="638334B3" w14:textId="77777777" w:rsidR="001B38FE" w:rsidRPr="001B38FE" w:rsidRDefault="001B38FE" w:rsidP="001B38FE">
      <w:pPr>
        <w:rPr>
          <w:ins w:id="67" w:author="EIH6NL101" w:date="2026-09-09T22:01:00Z"/>
        </w:rPr>
      </w:pPr>
      <w:ins w:id="68" w:author="EIH6NL101" w:date="2026-09-09T22:01:00Z">
        <w:r w:rsidRPr="001B38FE">
          <w:t>&lt;/</w:t>
        </w:r>
        <w:proofErr w:type="spellStart"/>
        <w:r w:rsidRPr="001B38FE">
          <w:t>head</w:t>
        </w:r>
        <w:proofErr w:type="spellEnd"/>
        <w:r w:rsidRPr="001B38FE">
          <w:t>&gt;</w:t>
        </w:r>
      </w:ins>
    </w:p>
    <w:p w14:paraId="3B899E6E" w14:textId="77777777" w:rsidR="001B38FE" w:rsidRPr="001B38FE" w:rsidRDefault="001B38FE" w:rsidP="001B38FE">
      <w:pPr>
        <w:rPr>
          <w:ins w:id="69" w:author="EIH6NL101" w:date="2026-09-09T22:01:00Z"/>
        </w:rPr>
      </w:pPr>
      <w:ins w:id="70" w:author="EIH6NL101" w:date="2026-09-09T22:01:00Z">
        <w:r w:rsidRPr="001B38FE">
          <w:t>&lt;body&gt;</w:t>
        </w:r>
      </w:ins>
    </w:p>
    <w:p w14:paraId="298FAEEA" w14:textId="77777777" w:rsidR="001B38FE" w:rsidRPr="001B38FE" w:rsidRDefault="001B38FE" w:rsidP="001B38FE">
      <w:pPr>
        <w:rPr>
          <w:ins w:id="71" w:author="EIH6NL101" w:date="2026-09-09T22:01:00Z"/>
        </w:rPr>
      </w:pPr>
      <w:ins w:id="72" w:author="EIH6NL101" w:date="2026-09-09T22:01:00Z">
        <w:r w:rsidRPr="001B38FE">
          <w:t>    &lt;</w:t>
        </w:r>
        <w:proofErr w:type="spellStart"/>
        <w:r w:rsidRPr="001B38FE">
          <w:t>div</w:t>
        </w:r>
        <w:proofErr w:type="spellEnd"/>
        <w:r w:rsidRPr="001B38FE">
          <w:t>&gt;</w:t>
        </w:r>
      </w:ins>
    </w:p>
    <w:p w14:paraId="08360F64" w14:textId="77777777" w:rsidR="001B38FE" w:rsidRPr="001B38FE" w:rsidRDefault="001B38FE" w:rsidP="001B38FE">
      <w:pPr>
        <w:rPr>
          <w:ins w:id="73" w:author="EIH6NL101" w:date="2026-09-09T22:01:00Z"/>
        </w:rPr>
      </w:pPr>
      <w:ins w:id="74" w:author="EIH6NL101" w:date="2026-09-09T22:01:00Z">
        <w:r w:rsidRPr="001B38FE">
          <w:t>    &lt;h1&gt;RESERVAGAS.COM&lt;/h1&gt;</w:t>
        </w:r>
      </w:ins>
    </w:p>
    <w:p w14:paraId="1CF934A4" w14:textId="77777777" w:rsidR="001B38FE" w:rsidRPr="001B38FE" w:rsidRDefault="001B38FE" w:rsidP="001B38FE">
      <w:pPr>
        <w:rPr>
          <w:ins w:id="75" w:author="EIH6NL101" w:date="2026-09-09T22:01:00Z"/>
        </w:rPr>
      </w:pPr>
      <w:ins w:id="76" w:author="EIH6NL101" w:date="2026-09-09T22:01:00Z">
        <w:r w:rsidRPr="001B38FE">
          <w:t xml:space="preserve">    &lt;h2&gt;Cadastro de </w:t>
        </w:r>
        <w:proofErr w:type="spellStart"/>
        <w:r w:rsidRPr="001B38FE">
          <w:t>Hoteis</w:t>
        </w:r>
        <w:proofErr w:type="spellEnd"/>
        <w:r w:rsidRPr="001B38FE">
          <w:t>&lt;/h2&gt;</w:t>
        </w:r>
      </w:ins>
    </w:p>
    <w:p w14:paraId="1F652BBB" w14:textId="77777777" w:rsidR="001B38FE" w:rsidRPr="001B38FE" w:rsidRDefault="001B38FE" w:rsidP="001B38FE">
      <w:pPr>
        <w:rPr>
          <w:ins w:id="77" w:author="EIH6NL101" w:date="2026-09-09T22:01:00Z"/>
        </w:rPr>
      </w:pPr>
      <w:ins w:id="78" w:author="EIH6NL101" w:date="2026-09-09T22:01:00Z">
        <w:r w:rsidRPr="001B38FE">
          <w:t>    &lt;</w:t>
        </w:r>
        <w:proofErr w:type="spellStart"/>
        <w:r w:rsidRPr="001B38FE">
          <w:t>div</w:t>
        </w:r>
        <w:proofErr w:type="spellEnd"/>
        <w:r w:rsidRPr="001B38FE">
          <w:t>&gt;</w:t>
        </w:r>
      </w:ins>
    </w:p>
    <w:p w14:paraId="074B6899" w14:textId="77777777" w:rsidR="001B38FE" w:rsidRPr="001B38FE" w:rsidRDefault="001B38FE" w:rsidP="001B38FE">
      <w:pPr>
        <w:rPr>
          <w:ins w:id="79" w:author="EIH6NL101" w:date="2026-09-09T22:01:00Z"/>
        </w:rPr>
      </w:pPr>
      <w:ins w:id="80" w:author="EIH6NL101" w:date="2026-09-09T22:01:00Z">
        <w:r w:rsidRPr="001B38FE">
          <w:t>        &lt;</w:t>
        </w:r>
        <w:proofErr w:type="spellStart"/>
        <w:r w:rsidRPr="001B38FE">
          <w:t>form</w:t>
        </w:r>
        <w:proofErr w:type="spellEnd"/>
        <w:r w:rsidRPr="001B38FE">
          <w:t xml:space="preserve"> </w:t>
        </w:r>
        <w:proofErr w:type="spellStart"/>
        <w:r w:rsidRPr="001B38FE">
          <w:t>action</w:t>
        </w:r>
        <w:proofErr w:type="spellEnd"/>
        <w:r w:rsidRPr="001B38FE">
          <w:t>="</w:t>
        </w:r>
        <w:proofErr w:type="spellStart"/>
        <w:r w:rsidRPr="001B38FE">
          <w:t>salvar_hotel.php</w:t>
        </w:r>
        <w:proofErr w:type="spellEnd"/>
        <w:r w:rsidRPr="001B38FE">
          <w:t xml:space="preserve">" </w:t>
        </w:r>
        <w:proofErr w:type="spellStart"/>
        <w:r w:rsidRPr="001B38FE">
          <w:t>method</w:t>
        </w:r>
        <w:proofErr w:type="spellEnd"/>
        <w:r w:rsidRPr="001B38FE">
          <w:t>="POST"&gt;</w:t>
        </w:r>
      </w:ins>
    </w:p>
    <w:p w14:paraId="72F869E1" w14:textId="77777777" w:rsidR="001B38FE" w:rsidRPr="001B38FE" w:rsidRDefault="001B38FE" w:rsidP="001B38FE">
      <w:pPr>
        <w:rPr>
          <w:ins w:id="81" w:author="EIH6NL101" w:date="2026-09-09T22:01:00Z"/>
        </w:rPr>
      </w:pPr>
      <w:ins w:id="82" w:author="EIH6NL101" w:date="2026-09-09T22:01:00Z">
        <w:r w:rsidRPr="001B38FE">
          <w:t>            &lt;</w:t>
        </w:r>
        <w:proofErr w:type="spellStart"/>
        <w:r w:rsidRPr="001B38FE">
          <w:t>div</w:t>
        </w:r>
        <w:proofErr w:type="spellEnd"/>
        <w:r w:rsidRPr="001B38FE">
          <w:t>&gt;</w:t>
        </w:r>
      </w:ins>
    </w:p>
    <w:p w14:paraId="3F02D4B3" w14:textId="77777777" w:rsidR="001B38FE" w:rsidRPr="001B38FE" w:rsidRDefault="001B38FE" w:rsidP="001B38FE">
      <w:pPr>
        <w:rPr>
          <w:ins w:id="83" w:author="EIH6NL101" w:date="2026-09-09T22:01:00Z"/>
        </w:rPr>
      </w:pPr>
      <w:ins w:id="84" w:author="EIH6NL101" w:date="2026-09-09T22:01:00Z">
        <w:r w:rsidRPr="001B38FE">
          <w:t>                &lt;</w:t>
        </w:r>
        <w:proofErr w:type="spellStart"/>
        <w:r w:rsidRPr="001B38FE">
          <w:t>label</w:t>
        </w:r>
        <w:proofErr w:type="spellEnd"/>
        <w:r w:rsidRPr="001B38FE">
          <w:t xml:space="preserve"> for="hotel"&gt;Nome do Hotel&lt;/</w:t>
        </w:r>
        <w:proofErr w:type="spellStart"/>
        <w:r w:rsidRPr="001B38FE">
          <w:t>label</w:t>
        </w:r>
        <w:proofErr w:type="spellEnd"/>
        <w:r w:rsidRPr="001B38FE">
          <w:t>&gt;</w:t>
        </w:r>
      </w:ins>
    </w:p>
    <w:p w14:paraId="6AA6A985" w14:textId="77777777" w:rsidR="001B38FE" w:rsidRPr="001B38FE" w:rsidRDefault="001B38FE" w:rsidP="001B38FE">
      <w:pPr>
        <w:rPr>
          <w:ins w:id="85" w:author="EIH6NL101" w:date="2026-09-09T22:01:00Z"/>
        </w:rPr>
      </w:pPr>
      <w:ins w:id="86" w:author="EIH6NL101" w:date="2026-09-09T22:01:00Z">
        <w:r w:rsidRPr="001B38FE">
          <w:lastRenderedPageBreak/>
          <w:t xml:space="preserve">                &lt;input </w:t>
        </w:r>
        <w:proofErr w:type="spellStart"/>
        <w:r w:rsidRPr="001B38FE">
          <w:t>type</w:t>
        </w:r>
        <w:proofErr w:type="spellEnd"/>
        <w:r w:rsidRPr="001B38FE">
          <w:t>="</w:t>
        </w:r>
        <w:proofErr w:type="spellStart"/>
        <w:r w:rsidRPr="001B38FE">
          <w:t>text</w:t>
        </w:r>
        <w:proofErr w:type="spellEnd"/>
        <w:r w:rsidRPr="001B38FE">
          <w:t xml:space="preserve">" id="hotel" </w:t>
        </w:r>
        <w:proofErr w:type="spellStart"/>
        <w:r w:rsidRPr="001B38FE">
          <w:t>name</w:t>
        </w:r>
        <w:proofErr w:type="spellEnd"/>
        <w:r w:rsidRPr="001B38FE">
          <w:t xml:space="preserve">="hotel" </w:t>
        </w:r>
        <w:proofErr w:type="spellStart"/>
        <w:r w:rsidRPr="001B38FE">
          <w:t>placeholder</w:t>
        </w:r>
        <w:proofErr w:type="spellEnd"/>
        <w:r w:rsidRPr="001B38FE">
          <w:t xml:space="preserve">="Nome do Hotel" </w:t>
        </w:r>
        <w:proofErr w:type="spellStart"/>
        <w:r w:rsidRPr="001B38FE">
          <w:t>required</w:t>
        </w:r>
        <w:proofErr w:type="spellEnd"/>
        <w:r w:rsidRPr="001B38FE">
          <w:t>&gt;</w:t>
        </w:r>
      </w:ins>
    </w:p>
    <w:p w14:paraId="16C252FF" w14:textId="77777777" w:rsidR="001B38FE" w:rsidRPr="001B38FE" w:rsidRDefault="001B38FE" w:rsidP="001B38FE">
      <w:pPr>
        <w:rPr>
          <w:ins w:id="87" w:author="EIH6NL101" w:date="2026-09-09T22:01:00Z"/>
        </w:rPr>
      </w:pPr>
      <w:ins w:id="88" w:author="EIH6NL101" w:date="2026-09-09T22:01:00Z">
        <w:r w:rsidRPr="001B38FE">
          <w:t>            &lt;</w:t>
        </w:r>
        <w:proofErr w:type="spellStart"/>
        <w:r w:rsidRPr="001B38FE">
          <w:t>br</w:t>
        </w:r>
        <w:proofErr w:type="spellEnd"/>
        <w:r w:rsidRPr="001B38FE">
          <w:t>&gt;&lt;</w:t>
        </w:r>
        <w:proofErr w:type="spellStart"/>
        <w:r w:rsidRPr="001B38FE">
          <w:t>br</w:t>
        </w:r>
        <w:proofErr w:type="spellEnd"/>
        <w:r w:rsidRPr="001B38FE">
          <w:t>&gt;</w:t>
        </w:r>
      </w:ins>
    </w:p>
    <w:p w14:paraId="37F6C7E5" w14:textId="77777777" w:rsidR="001B38FE" w:rsidRPr="001B38FE" w:rsidRDefault="001B38FE" w:rsidP="001B38FE">
      <w:pPr>
        <w:rPr>
          <w:ins w:id="89" w:author="EIH6NL101" w:date="2026-09-09T22:01:00Z"/>
        </w:rPr>
      </w:pPr>
      <w:ins w:id="90" w:author="EIH6NL101" w:date="2026-09-09T22:01:00Z">
        <w:r w:rsidRPr="001B38FE">
          <w:t>            &lt;/</w:t>
        </w:r>
        <w:proofErr w:type="spellStart"/>
        <w:r w:rsidRPr="001B38FE">
          <w:t>div</w:t>
        </w:r>
        <w:proofErr w:type="spellEnd"/>
        <w:r w:rsidRPr="001B38FE">
          <w:t>&gt;</w:t>
        </w:r>
      </w:ins>
    </w:p>
    <w:p w14:paraId="115F6C11" w14:textId="77777777" w:rsidR="001B38FE" w:rsidRPr="001B38FE" w:rsidRDefault="001B38FE" w:rsidP="001B38FE">
      <w:pPr>
        <w:rPr>
          <w:ins w:id="91" w:author="EIH6NL101" w:date="2026-09-09T22:01:00Z"/>
        </w:rPr>
      </w:pPr>
      <w:ins w:id="92" w:author="EIH6NL101" w:date="2026-09-09T22:01:00Z">
        <w:r w:rsidRPr="001B38FE">
          <w:t>            &lt;</w:t>
        </w:r>
        <w:proofErr w:type="spellStart"/>
        <w:r w:rsidRPr="001B38FE">
          <w:t>div</w:t>
        </w:r>
        <w:proofErr w:type="spellEnd"/>
        <w:r w:rsidRPr="001B38FE">
          <w:t>&gt;</w:t>
        </w:r>
      </w:ins>
    </w:p>
    <w:p w14:paraId="14C193C8" w14:textId="77777777" w:rsidR="001B38FE" w:rsidRPr="001B38FE" w:rsidRDefault="001B38FE" w:rsidP="001B38FE">
      <w:pPr>
        <w:rPr>
          <w:ins w:id="93" w:author="EIH6NL101" w:date="2026-09-09T22:01:00Z"/>
        </w:rPr>
      </w:pPr>
      <w:ins w:id="94" w:author="EIH6NL101" w:date="2026-09-09T22:01:00Z">
        <w:r w:rsidRPr="001B38FE">
          <w:t>                &lt;</w:t>
        </w:r>
        <w:proofErr w:type="spellStart"/>
        <w:r w:rsidRPr="001B38FE">
          <w:t>label</w:t>
        </w:r>
        <w:proofErr w:type="spellEnd"/>
        <w:r w:rsidRPr="001B38FE">
          <w:t xml:space="preserve"> for="cidade"&gt;Nome da Cidade&lt;/</w:t>
        </w:r>
        <w:proofErr w:type="spellStart"/>
        <w:r w:rsidRPr="001B38FE">
          <w:t>label</w:t>
        </w:r>
        <w:proofErr w:type="spellEnd"/>
        <w:r w:rsidRPr="001B38FE">
          <w:t>&gt;</w:t>
        </w:r>
      </w:ins>
    </w:p>
    <w:p w14:paraId="614F1DB2" w14:textId="77777777" w:rsidR="001B38FE" w:rsidRPr="001B38FE" w:rsidRDefault="001B38FE" w:rsidP="001B38FE">
      <w:pPr>
        <w:rPr>
          <w:ins w:id="95" w:author="EIH6NL101" w:date="2026-09-09T22:01:00Z"/>
        </w:rPr>
      </w:pPr>
      <w:ins w:id="96" w:author="EIH6NL101" w:date="2026-09-09T22:01:00Z">
        <w:r w:rsidRPr="001B38FE">
          <w:t xml:space="preserve">                &lt;input </w:t>
        </w:r>
        <w:proofErr w:type="spellStart"/>
        <w:r w:rsidRPr="001B38FE">
          <w:t>type</w:t>
        </w:r>
        <w:proofErr w:type="spellEnd"/>
        <w:r w:rsidRPr="001B38FE">
          <w:t>="</w:t>
        </w:r>
        <w:proofErr w:type="spellStart"/>
        <w:r w:rsidRPr="001B38FE">
          <w:t>text</w:t>
        </w:r>
        <w:proofErr w:type="spellEnd"/>
        <w:r w:rsidRPr="001B38FE">
          <w:t xml:space="preserve">" </w:t>
        </w:r>
        <w:proofErr w:type="spellStart"/>
        <w:r w:rsidRPr="001B38FE">
          <w:t>name</w:t>
        </w:r>
        <w:proofErr w:type="spellEnd"/>
        <w:r w:rsidRPr="001B38FE">
          <w:t xml:space="preserve">="cidade" id="cidade" </w:t>
        </w:r>
        <w:proofErr w:type="spellStart"/>
        <w:r w:rsidRPr="001B38FE">
          <w:t>placeholder</w:t>
        </w:r>
        <w:proofErr w:type="spellEnd"/>
        <w:r w:rsidRPr="001B38FE">
          <w:t xml:space="preserve">="Nome da Cidade" </w:t>
        </w:r>
        <w:proofErr w:type="spellStart"/>
        <w:r w:rsidRPr="001B38FE">
          <w:t>required</w:t>
        </w:r>
        <w:proofErr w:type="spellEnd"/>
        <w:r w:rsidRPr="001B38FE">
          <w:t>&gt;</w:t>
        </w:r>
      </w:ins>
    </w:p>
    <w:p w14:paraId="33331ECA" w14:textId="77777777" w:rsidR="001B38FE" w:rsidRPr="001B38FE" w:rsidRDefault="001B38FE" w:rsidP="001B38FE">
      <w:pPr>
        <w:rPr>
          <w:ins w:id="97" w:author="EIH6NL101" w:date="2026-09-09T22:01:00Z"/>
        </w:rPr>
      </w:pPr>
      <w:ins w:id="98" w:author="EIH6NL101" w:date="2026-09-09T22:01:00Z">
        <w:r w:rsidRPr="001B38FE">
          <w:t>            &lt;/</w:t>
        </w:r>
        <w:proofErr w:type="spellStart"/>
        <w:r w:rsidRPr="001B38FE">
          <w:t>div</w:t>
        </w:r>
        <w:proofErr w:type="spellEnd"/>
        <w:r w:rsidRPr="001B38FE">
          <w:t>&gt;</w:t>
        </w:r>
      </w:ins>
    </w:p>
    <w:p w14:paraId="4B30FF27" w14:textId="77777777" w:rsidR="001B38FE" w:rsidRPr="001B38FE" w:rsidRDefault="001B38FE" w:rsidP="001B38FE">
      <w:pPr>
        <w:rPr>
          <w:ins w:id="99" w:author="EIH6NL101" w:date="2026-09-09T22:01:00Z"/>
        </w:rPr>
      </w:pPr>
      <w:ins w:id="100" w:author="EIH6NL101" w:date="2026-09-09T22:01:00Z">
        <w:r w:rsidRPr="001B38FE">
          <w:t>            &lt;</w:t>
        </w:r>
        <w:proofErr w:type="spellStart"/>
        <w:r w:rsidRPr="001B38FE">
          <w:t>br</w:t>
        </w:r>
        <w:proofErr w:type="spellEnd"/>
        <w:r w:rsidRPr="001B38FE">
          <w:t>&gt;&lt;</w:t>
        </w:r>
        <w:proofErr w:type="spellStart"/>
        <w:r w:rsidRPr="001B38FE">
          <w:t>br</w:t>
        </w:r>
        <w:proofErr w:type="spellEnd"/>
        <w:r w:rsidRPr="001B38FE">
          <w:t>&gt;</w:t>
        </w:r>
      </w:ins>
    </w:p>
    <w:p w14:paraId="31B957DB" w14:textId="77777777" w:rsidR="001B38FE" w:rsidRPr="001B38FE" w:rsidRDefault="001B38FE" w:rsidP="001B38FE">
      <w:pPr>
        <w:rPr>
          <w:ins w:id="101" w:author="EIH6NL101" w:date="2026-09-09T22:01:00Z"/>
        </w:rPr>
      </w:pPr>
      <w:ins w:id="102" w:author="EIH6NL101" w:date="2026-09-09T22:01:00Z">
        <w:r w:rsidRPr="001B38FE">
          <w:t>            &lt;</w:t>
        </w:r>
        <w:proofErr w:type="spellStart"/>
        <w:r w:rsidRPr="001B38FE">
          <w:t>div</w:t>
        </w:r>
        <w:proofErr w:type="spellEnd"/>
        <w:r w:rsidRPr="001B38FE">
          <w:t>&gt;</w:t>
        </w:r>
      </w:ins>
    </w:p>
    <w:p w14:paraId="2E6C3A7C" w14:textId="77777777" w:rsidR="001B38FE" w:rsidRPr="001B38FE" w:rsidRDefault="001B38FE" w:rsidP="001B38FE">
      <w:pPr>
        <w:rPr>
          <w:ins w:id="103" w:author="EIH6NL101" w:date="2026-09-09T22:01:00Z"/>
        </w:rPr>
      </w:pPr>
      <w:ins w:id="104" w:author="EIH6NL101" w:date="2026-09-09T22:01:00Z">
        <w:r w:rsidRPr="001B38FE">
          <w:t>                &lt;</w:t>
        </w:r>
        <w:proofErr w:type="spellStart"/>
        <w:r w:rsidRPr="001B38FE">
          <w:t>label</w:t>
        </w:r>
        <w:proofErr w:type="spellEnd"/>
        <w:r w:rsidRPr="001B38FE">
          <w:t xml:space="preserve"> for="estrelas"&gt;Estrelas&lt;/</w:t>
        </w:r>
        <w:proofErr w:type="spellStart"/>
        <w:r w:rsidRPr="001B38FE">
          <w:t>label</w:t>
        </w:r>
        <w:proofErr w:type="spellEnd"/>
        <w:r w:rsidRPr="001B38FE">
          <w:t>&gt;</w:t>
        </w:r>
      </w:ins>
    </w:p>
    <w:p w14:paraId="090C7D4B" w14:textId="77777777" w:rsidR="001B38FE" w:rsidRPr="001B38FE" w:rsidRDefault="001B38FE" w:rsidP="001B38FE">
      <w:pPr>
        <w:rPr>
          <w:ins w:id="105" w:author="EIH6NL101" w:date="2026-09-09T22:01:00Z"/>
        </w:rPr>
      </w:pPr>
      <w:ins w:id="106" w:author="EIH6NL101" w:date="2026-09-09T22:01:00Z">
        <w:r w:rsidRPr="001B38FE">
          <w:t xml:space="preserve">                &lt;input </w:t>
        </w:r>
        <w:proofErr w:type="spellStart"/>
        <w:r w:rsidRPr="001B38FE">
          <w:t>type</w:t>
        </w:r>
        <w:proofErr w:type="spellEnd"/>
        <w:r w:rsidRPr="001B38FE">
          <w:t>="</w:t>
        </w:r>
        <w:proofErr w:type="spellStart"/>
        <w:r w:rsidRPr="001B38FE">
          <w:t>number</w:t>
        </w:r>
        <w:proofErr w:type="spellEnd"/>
        <w:r w:rsidRPr="001B38FE">
          <w:t>" id="</w:t>
        </w:r>
        <w:proofErr w:type="spellStart"/>
        <w:r w:rsidRPr="001B38FE">
          <w:t>number</w:t>
        </w:r>
        <w:proofErr w:type="spellEnd"/>
        <w:r w:rsidRPr="001B38FE">
          <w:t xml:space="preserve">" </w:t>
        </w:r>
        <w:proofErr w:type="spellStart"/>
        <w:r w:rsidRPr="001B38FE">
          <w:t>name</w:t>
        </w:r>
        <w:proofErr w:type="spellEnd"/>
        <w:r w:rsidRPr="001B38FE">
          <w:t>="</w:t>
        </w:r>
        <w:proofErr w:type="spellStart"/>
        <w:r w:rsidRPr="001B38FE">
          <w:t>number</w:t>
        </w:r>
        <w:proofErr w:type="spellEnd"/>
        <w:r w:rsidRPr="001B38FE">
          <w:t xml:space="preserve">" </w:t>
        </w:r>
        <w:proofErr w:type="spellStart"/>
        <w:r w:rsidRPr="001B38FE">
          <w:t>placeholder</w:t>
        </w:r>
        <w:proofErr w:type="spellEnd"/>
        <w:r w:rsidRPr="001B38FE">
          <w:t xml:space="preserve">="Numero de Estrelas" </w:t>
        </w:r>
        <w:proofErr w:type="spellStart"/>
        <w:r w:rsidRPr="001B38FE">
          <w:t>required</w:t>
        </w:r>
        <w:proofErr w:type="spellEnd"/>
        <w:r w:rsidRPr="001B38FE">
          <w:t>&gt;</w:t>
        </w:r>
      </w:ins>
    </w:p>
    <w:p w14:paraId="3F2F5C58" w14:textId="77777777" w:rsidR="001B38FE" w:rsidRPr="001B38FE" w:rsidRDefault="001B38FE" w:rsidP="001B38FE">
      <w:pPr>
        <w:rPr>
          <w:ins w:id="107" w:author="EIH6NL101" w:date="2026-09-09T22:01:00Z"/>
        </w:rPr>
      </w:pPr>
      <w:ins w:id="108" w:author="EIH6NL101" w:date="2026-09-09T22:01:00Z">
        <w:r w:rsidRPr="001B38FE">
          <w:t>            &lt;/</w:t>
        </w:r>
        <w:proofErr w:type="spellStart"/>
        <w:r w:rsidRPr="001B38FE">
          <w:t>div</w:t>
        </w:r>
        <w:proofErr w:type="spellEnd"/>
        <w:r w:rsidRPr="001B38FE">
          <w:t>&gt;</w:t>
        </w:r>
      </w:ins>
    </w:p>
    <w:p w14:paraId="16F67B5B" w14:textId="77777777" w:rsidR="001B38FE" w:rsidRPr="001B38FE" w:rsidRDefault="001B38FE" w:rsidP="001B38FE">
      <w:pPr>
        <w:rPr>
          <w:ins w:id="109" w:author="EIH6NL101" w:date="2026-09-09T22:01:00Z"/>
        </w:rPr>
      </w:pPr>
      <w:ins w:id="110" w:author="EIH6NL101" w:date="2026-09-09T22:01:00Z">
        <w:r w:rsidRPr="001B38FE">
          <w:t>            &lt;</w:t>
        </w:r>
        <w:proofErr w:type="spellStart"/>
        <w:r w:rsidRPr="001B38FE">
          <w:t>br</w:t>
        </w:r>
        <w:proofErr w:type="spellEnd"/>
        <w:r w:rsidRPr="001B38FE">
          <w:t>&gt;&lt;</w:t>
        </w:r>
        <w:proofErr w:type="spellStart"/>
        <w:r w:rsidRPr="001B38FE">
          <w:t>br</w:t>
        </w:r>
        <w:proofErr w:type="spellEnd"/>
        <w:r w:rsidRPr="001B38FE">
          <w:t>&gt;</w:t>
        </w:r>
      </w:ins>
    </w:p>
    <w:p w14:paraId="08E70E4E" w14:textId="77777777" w:rsidR="001B38FE" w:rsidRPr="001B38FE" w:rsidRDefault="001B38FE" w:rsidP="001B38FE">
      <w:pPr>
        <w:rPr>
          <w:ins w:id="111" w:author="EIH6NL101" w:date="2026-09-09T22:01:00Z"/>
        </w:rPr>
      </w:pPr>
      <w:ins w:id="112" w:author="EIH6NL101" w:date="2026-09-09T22:01:00Z">
        <w:r w:rsidRPr="001B38FE">
          <w:t>            &lt;</w:t>
        </w:r>
        <w:proofErr w:type="spellStart"/>
        <w:r w:rsidRPr="001B38FE">
          <w:t>button</w:t>
        </w:r>
        <w:proofErr w:type="spellEnd"/>
        <w:r w:rsidRPr="001B38FE">
          <w:t xml:space="preserve"> </w:t>
        </w:r>
        <w:proofErr w:type="spellStart"/>
        <w:r w:rsidRPr="001B38FE">
          <w:t>type</w:t>
        </w:r>
        <w:proofErr w:type="spellEnd"/>
        <w:r w:rsidRPr="001B38FE">
          <w:t>="</w:t>
        </w:r>
        <w:proofErr w:type="spellStart"/>
        <w:r w:rsidRPr="001B38FE">
          <w:t>submit</w:t>
        </w:r>
        <w:proofErr w:type="spellEnd"/>
        <w:r w:rsidRPr="001B38FE">
          <w:t xml:space="preserve">" </w:t>
        </w:r>
        <w:proofErr w:type="spellStart"/>
        <w:r w:rsidRPr="001B38FE">
          <w:t>class</w:t>
        </w:r>
        <w:proofErr w:type="spellEnd"/>
        <w:r w:rsidRPr="001B38FE">
          <w:t>="</w:t>
        </w:r>
        <w:proofErr w:type="spellStart"/>
        <w:r w:rsidRPr="001B38FE">
          <w:t>btn</w:t>
        </w:r>
        <w:proofErr w:type="spellEnd"/>
        <w:r w:rsidRPr="001B38FE">
          <w:t>-login"&gt;Cadastrar&lt;/</w:t>
        </w:r>
        <w:proofErr w:type="spellStart"/>
        <w:r w:rsidRPr="001B38FE">
          <w:t>button</w:t>
        </w:r>
        <w:proofErr w:type="spellEnd"/>
        <w:r w:rsidRPr="001B38FE">
          <w:t>&gt;</w:t>
        </w:r>
      </w:ins>
    </w:p>
    <w:p w14:paraId="231C7B50" w14:textId="77777777" w:rsidR="001B38FE" w:rsidRPr="001B38FE" w:rsidRDefault="001B38FE" w:rsidP="001B38FE">
      <w:pPr>
        <w:rPr>
          <w:ins w:id="113" w:author="EIH6NL101" w:date="2026-09-09T22:01:00Z"/>
        </w:rPr>
      </w:pPr>
      <w:ins w:id="114" w:author="EIH6NL101" w:date="2026-09-09T22:01:00Z">
        <w:r w:rsidRPr="001B38FE">
          <w:t>        &lt;/</w:t>
        </w:r>
        <w:proofErr w:type="spellStart"/>
        <w:r w:rsidRPr="001B38FE">
          <w:t>form</w:t>
        </w:r>
        <w:proofErr w:type="spellEnd"/>
        <w:r w:rsidRPr="001B38FE">
          <w:t>&gt;</w:t>
        </w:r>
      </w:ins>
    </w:p>
    <w:p w14:paraId="16B36FA7" w14:textId="77777777" w:rsidR="001B38FE" w:rsidRPr="001B38FE" w:rsidRDefault="001B38FE" w:rsidP="001B38FE">
      <w:pPr>
        <w:rPr>
          <w:ins w:id="115" w:author="EIH6NL101" w:date="2026-09-09T22:01:00Z"/>
        </w:rPr>
      </w:pPr>
      <w:ins w:id="116" w:author="EIH6NL101" w:date="2026-09-09T22:01:00Z">
        <w:r w:rsidRPr="001B38FE">
          <w:t>    &lt;/</w:t>
        </w:r>
        <w:proofErr w:type="spellStart"/>
        <w:r w:rsidRPr="001B38FE">
          <w:t>div</w:t>
        </w:r>
        <w:proofErr w:type="spellEnd"/>
        <w:r w:rsidRPr="001B38FE">
          <w:t>&gt;</w:t>
        </w:r>
      </w:ins>
    </w:p>
    <w:p w14:paraId="7CCF06FF" w14:textId="77777777" w:rsidR="001B38FE" w:rsidRPr="001B38FE" w:rsidRDefault="001B38FE" w:rsidP="001B38FE">
      <w:pPr>
        <w:rPr>
          <w:ins w:id="117" w:author="EIH6NL101" w:date="2026-09-09T22:01:00Z"/>
        </w:rPr>
      </w:pPr>
      <w:ins w:id="118" w:author="EIH6NL101" w:date="2026-09-09T22:01:00Z">
        <w:r w:rsidRPr="001B38FE">
          <w:t>    &lt;/</w:t>
        </w:r>
        <w:proofErr w:type="spellStart"/>
        <w:r w:rsidRPr="001B38FE">
          <w:t>div</w:t>
        </w:r>
        <w:proofErr w:type="spellEnd"/>
        <w:r w:rsidRPr="001B38FE">
          <w:t>&gt;</w:t>
        </w:r>
      </w:ins>
    </w:p>
    <w:p w14:paraId="2D4C60B8" w14:textId="77777777" w:rsidR="001B38FE" w:rsidRPr="001B38FE" w:rsidRDefault="001B38FE" w:rsidP="001B38FE">
      <w:pPr>
        <w:rPr>
          <w:ins w:id="119" w:author="EIH6NL101" w:date="2026-09-09T22:01:00Z"/>
        </w:rPr>
      </w:pPr>
      <w:ins w:id="120" w:author="EIH6NL101" w:date="2026-09-09T22:01:00Z">
        <w:r w:rsidRPr="001B38FE">
          <w:t xml:space="preserve">    </w:t>
        </w:r>
      </w:ins>
    </w:p>
    <w:p w14:paraId="662744E3" w14:textId="77777777" w:rsidR="001B38FE" w:rsidRPr="001B38FE" w:rsidRDefault="001B38FE" w:rsidP="001B38FE">
      <w:pPr>
        <w:rPr>
          <w:ins w:id="121" w:author="EIH6NL101" w:date="2026-09-09T22:01:00Z"/>
        </w:rPr>
      </w:pPr>
      <w:ins w:id="122" w:author="EIH6NL101" w:date="2026-09-09T22:01:00Z">
        <w:r w:rsidRPr="001B38FE">
          <w:t>&lt;/body&gt;</w:t>
        </w:r>
      </w:ins>
    </w:p>
    <w:p w14:paraId="0B8AB4B3" w14:textId="77777777" w:rsidR="001B38FE" w:rsidRPr="001B38FE" w:rsidRDefault="001B38FE" w:rsidP="001B38FE">
      <w:pPr>
        <w:rPr>
          <w:ins w:id="123" w:author="EIH6NL101" w:date="2026-09-09T22:01:00Z"/>
        </w:rPr>
      </w:pPr>
      <w:ins w:id="124" w:author="EIH6NL101" w:date="2026-09-09T22:01:00Z">
        <w:r w:rsidRPr="001B38FE">
          <w:t>&lt;/</w:t>
        </w:r>
        <w:proofErr w:type="spellStart"/>
        <w:r w:rsidRPr="001B38FE">
          <w:t>html</w:t>
        </w:r>
        <w:proofErr w:type="spellEnd"/>
        <w:r w:rsidRPr="001B38FE">
          <w:t>&gt;</w:t>
        </w:r>
      </w:ins>
    </w:p>
    <w:p w14:paraId="597887D4" w14:textId="77777777" w:rsidR="001B38FE" w:rsidRDefault="001B38FE" w:rsidP="005A3FAC">
      <w:pPr>
        <w:rPr>
          <w:ins w:id="125" w:author="EIH6NL101" w:date="2026-09-09T22:00:00Z"/>
        </w:rPr>
      </w:pPr>
    </w:p>
    <w:p w14:paraId="57712DE9" w14:textId="663DE828" w:rsidR="001B38FE" w:rsidRDefault="00845913" w:rsidP="005A3FAC">
      <w:ins w:id="126" w:author="EIH6NL101" w:date="2026-09-15T19:37:00Z">
        <w:r>
          <w:t>AULA 15-09-2026</w:t>
        </w:r>
      </w:ins>
      <w:ins w:id="127" w:author="EIH6NL101" w:date="2026-09-15T21:44:00Z">
        <w:r w:rsidR="00A620FB">
          <w:t xml:space="preserve"> COMANDOS NA PÁGINA 19 DESSE DOC</w:t>
        </w:r>
      </w:ins>
    </w:p>
    <w:p w14:paraId="17B7A9D0" w14:textId="77777777" w:rsidR="005A3FAC" w:rsidRDefault="005A3FAC" w:rsidP="000968EE"/>
    <w:p w14:paraId="3690EF72" w14:textId="0CF64760" w:rsidR="005A3FAC" w:rsidRDefault="00845913" w:rsidP="000968EE">
      <w:pPr>
        <w:rPr>
          <w:ins w:id="128" w:author="EIH6NL101" w:date="2026-09-15T19:31:00Z"/>
        </w:rPr>
      </w:pPr>
      <w:ins w:id="129" w:author="EIH6NL101" w:date="2026-09-15T19:31:00Z">
        <w:r>
          <w:t>INICIANDO NOVO PROJETO NO GIT HUB:</w:t>
        </w:r>
      </w:ins>
    </w:p>
    <w:p w14:paraId="5F1CF7D4" w14:textId="3EE9F8BA" w:rsidR="00845913" w:rsidRDefault="00845913" w:rsidP="000968EE">
      <w:pPr>
        <w:rPr>
          <w:ins w:id="130" w:author="EIH6NL101" w:date="2026-09-15T19:33:00Z"/>
        </w:rPr>
      </w:pPr>
      <w:proofErr w:type="spellStart"/>
      <w:ins w:id="131" w:author="EIH6NL101" w:date="2026-09-15T19:32:00Z">
        <w:r>
          <w:t>Git</w:t>
        </w:r>
        <w:proofErr w:type="spellEnd"/>
        <w:r>
          <w:t xml:space="preserve"> </w:t>
        </w:r>
        <w:proofErr w:type="spellStart"/>
        <w:r>
          <w:t>config</w:t>
        </w:r>
        <w:proofErr w:type="spellEnd"/>
        <w:r>
          <w:t xml:space="preserve"> –</w:t>
        </w:r>
      </w:ins>
      <w:ins w:id="132" w:author="EIH6NL101" w:date="2026-09-15T19:33:00Z">
        <w:r>
          <w:t xml:space="preserve"> -</w:t>
        </w:r>
      </w:ins>
      <w:ins w:id="133" w:author="EIH6NL101" w:date="2026-09-15T19:32:00Z">
        <w:r>
          <w:t>global user.name</w:t>
        </w:r>
      </w:ins>
      <w:ins w:id="134" w:author="EIH6NL101" w:date="2026-09-15T19:33:00Z">
        <w:r>
          <w:t xml:space="preserve"> “...”</w:t>
        </w:r>
      </w:ins>
    </w:p>
    <w:p w14:paraId="62FF1277" w14:textId="68A1EFAD" w:rsidR="00845913" w:rsidRDefault="00845913" w:rsidP="00845913">
      <w:pPr>
        <w:rPr>
          <w:ins w:id="135" w:author="EIH6NL101" w:date="2026-09-15T19:33:00Z"/>
        </w:rPr>
      </w:pPr>
      <w:proofErr w:type="spellStart"/>
      <w:ins w:id="136" w:author="EIH6NL101" w:date="2026-09-15T19:33:00Z">
        <w:r>
          <w:t>Git</w:t>
        </w:r>
        <w:proofErr w:type="spellEnd"/>
        <w:r>
          <w:t xml:space="preserve"> </w:t>
        </w:r>
        <w:proofErr w:type="spellStart"/>
        <w:r>
          <w:t>config</w:t>
        </w:r>
        <w:proofErr w:type="spellEnd"/>
        <w:r>
          <w:t xml:space="preserve"> – - global </w:t>
        </w:r>
        <w:proofErr w:type="spellStart"/>
        <w:proofErr w:type="gramStart"/>
        <w:r>
          <w:t>user.email</w:t>
        </w:r>
        <w:proofErr w:type="spellEnd"/>
        <w:proofErr w:type="gramEnd"/>
        <w:r>
          <w:t xml:space="preserve"> “...”</w:t>
        </w:r>
      </w:ins>
    </w:p>
    <w:p w14:paraId="0AD249E4" w14:textId="1229FF5A" w:rsidR="00845913" w:rsidRDefault="00845913" w:rsidP="000968EE">
      <w:pPr>
        <w:rPr>
          <w:ins w:id="137" w:author="EIH6NL101" w:date="2026-09-15T19:44:00Z"/>
        </w:rPr>
      </w:pPr>
      <w:ins w:id="138" w:author="EIH6NL101" w:date="2026-09-15T19:34:00Z">
        <w:r>
          <w:t xml:space="preserve">Linha </w:t>
        </w:r>
        <w:proofErr w:type="gramStart"/>
        <w:r>
          <w:t>1 ,</w:t>
        </w:r>
        <w:proofErr w:type="gramEnd"/>
        <w:r>
          <w:t xml:space="preserve"> 2</w:t>
        </w:r>
      </w:ins>
      <w:ins w:id="139" w:author="EIH6NL101" w:date="2026-09-15T19:35:00Z">
        <w:r>
          <w:t xml:space="preserve">A, 3, 4 </w:t>
        </w:r>
      </w:ins>
    </w:p>
    <w:p w14:paraId="7035EB38" w14:textId="5F8DC724" w:rsidR="002B524F" w:rsidRDefault="002B524F" w:rsidP="000968EE">
      <w:pPr>
        <w:rPr>
          <w:ins w:id="140" w:author="EIH6NL101" w:date="2026-09-15T19:44:00Z"/>
        </w:rPr>
      </w:pPr>
    </w:p>
    <w:p w14:paraId="5D1D9D66" w14:textId="481064F1" w:rsidR="002B524F" w:rsidRDefault="002B524F" w:rsidP="000968EE">
      <w:pPr>
        <w:rPr>
          <w:ins w:id="141" w:author="EIH6NL101" w:date="2026-09-15T19:45:00Z"/>
        </w:rPr>
      </w:pPr>
      <w:ins w:id="142" w:author="EIH6NL101" w:date="2026-09-15T19:45:00Z">
        <w:r>
          <w:t>FAZENDO CLONE DO GIT HUB</w:t>
        </w:r>
      </w:ins>
    </w:p>
    <w:p w14:paraId="37FD5A27" w14:textId="1D00CF26" w:rsidR="002B524F" w:rsidRDefault="002B524F" w:rsidP="000968EE">
      <w:pPr>
        <w:rPr>
          <w:ins w:id="143" w:author="EIH6NL101" w:date="2026-09-15T19:45:00Z"/>
        </w:rPr>
      </w:pPr>
      <w:ins w:id="144" w:author="EIH6NL101" w:date="2026-09-15T19:45:00Z">
        <w:r>
          <w:t>Linha 1, 2B e 3</w:t>
        </w:r>
      </w:ins>
    </w:p>
    <w:p w14:paraId="4317A1B9" w14:textId="7CA40388" w:rsidR="002B524F" w:rsidRDefault="002B524F" w:rsidP="000968EE">
      <w:pPr>
        <w:rPr>
          <w:ins w:id="145" w:author="EIH6NL101" w:date="2026-09-15T19:45:00Z"/>
        </w:rPr>
      </w:pPr>
    </w:p>
    <w:p w14:paraId="3B2863A1" w14:textId="4F28D18F" w:rsidR="002B524F" w:rsidRDefault="002B524F" w:rsidP="000968EE">
      <w:pPr>
        <w:rPr>
          <w:ins w:id="146" w:author="EIH6NL101" w:date="2026-09-15T19:45:00Z"/>
        </w:rPr>
      </w:pPr>
      <w:ins w:id="147" w:author="EIH6NL101" w:date="2026-09-15T19:45:00Z">
        <w:r>
          <w:t xml:space="preserve">NO DIA </w:t>
        </w:r>
        <w:proofErr w:type="spellStart"/>
        <w:r>
          <w:t>DIA</w:t>
        </w:r>
        <w:proofErr w:type="spellEnd"/>
        <w:r>
          <w:t>:</w:t>
        </w:r>
      </w:ins>
    </w:p>
    <w:p w14:paraId="6BFC4066" w14:textId="136FFEBD" w:rsidR="002B524F" w:rsidRDefault="002B524F" w:rsidP="000968EE">
      <w:pPr>
        <w:rPr>
          <w:ins w:id="148" w:author="EIH6NL101" w:date="2026-09-15T19:51:00Z"/>
        </w:rPr>
      </w:pPr>
      <w:ins w:id="149" w:author="EIH6NL101" w:date="2026-09-15T19:46:00Z">
        <w:r>
          <w:t xml:space="preserve">Linha 6, 7, 8, 9, </w:t>
        </w:r>
      </w:ins>
      <w:ins w:id="150" w:author="EIH6NL101" w:date="2026-09-15T19:47:00Z">
        <w:r>
          <w:t>10 (não obrigatório) 11</w:t>
        </w:r>
      </w:ins>
      <w:ins w:id="151" w:author="EIH6NL101" w:date="2026-09-15T19:51:00Z">
        <w:r>
          <w:t>, as vezes a 5</w:t>
        </w:r>
      </w:ins>
    </w:p>
    <w:p w14:paraId="4A8C4312" w14:textId="01F5DC0A" w:rsidR="002B524F" w:rsidRDefault="002B524F" w:rsidP="000968EE">
      <w:pPr>
        <w:rPr>
          <w:ins w:id="152" w:author="EIH6NL101" w:date="2026-09-15T19:51:00Z"/>
        </w:rPr>
      </w:pPr>
    </w:p>
    <w:p w14:paraId="50071E95" w14:textId="4202976C" w:rsidR="002B524F" w:rsidRDefault="000E7533" w:rsidP="000968EE">
      <w:pPr>
        <w:rPr>
          <w:ins w:id="153" w:author="EIH6NL114" w:date="2026-10-05T21:11:00Z"/>
          <w:sz w:val="24"/>
          <w:szCs w:val="24"/>
        </w:rPr>
      </w:pPr>
      <w:ins w:id="154" w:author="EIH6NL101" w:date="2026-09-15T21:23:00Z">
        <w:r>
          <w:t>//</w:t>
        </w:r>
      </w:ins>
      <w:ins w:id="155" w:author="EIH6NL101" w:date="2026-09-15T21:34:00Z">
        <w:r w:rsidR="00A620FB">
          <w:t>]}}]</w:t>
        </w:r>
        <w:proofErr w:type="gramStart"/>
        <w:r w:rsidR="00A620FB">
          <w:t>]</w:t>
        </w:r>
        <w:r w:rsidR="00A620FB">
          <w:rPr>
            <w:sz w:val="24"/>
            <w:szCs w:val="24"/>
          </w:rPr>
          <w:t>]</w:t>
        </w:r>
      </w:ins>
      <w:ins w:id="156" w:author="EIH6NL101" w:date="2026-09-15T21:35:00Z">
        <w:r w:rsidR="00A620FB">
          <w:rPr>
            <w:sz w:val="24"/>
            <w:szCs w:val="24"/>
          </w:rPr>
          <w:t>²</w:t>
        </w:r>
        <w:proofErr w:type="gramEnd"/>
        <w:r w:rsidR="00A620FB">
          <w:rPr>
            <w:sz w:val="24"/>
            <w:szCs w:val="24"/>
          </w:rPr>
          <w:t>³ºª§£³²¹¬¬</w:t>
        </w:r>
      </w:ins>
      <w:ins w:id="157" w:author="EIH6NL101" w:date="2026-09-15T21:36:00Z">
        <w:r w:rsidR="00A620FB">
          <w:rPr>
            <w:sz w:val="24"/>
            <w:szCs w:val="24"/>
          </w:rPr>
          <w:t>¬¬</w:t>
        </w:r>
        <w:proofErr w:type="spellStart"/>
        <w:r w:rsidR="00A620FB">
          <w:rPr>
            <w:sz w:val="24"/>
            <w:szCs w:val="24"/>
          </w:rPr>
          <w:t>º</w:t>
        </w:r>
      </w:ins>
      <w:ins w:id="158" w:author="EIH6NL101" w:date="2026-09-15T21:37:00Z">
        <w:r w:rsidR="00A620FB">
          <w:rPr>
            <w:sz w:val="24"/>
            <w:szCs w:val="24"/>
          </w:rPr>
          <w:t>t</w:t>
        </w:r>
      </w:ins>
      <w:proofErr w:type="spellEnd"/>
      <w:ins w:id="159" w:author="EIH6NL101" w:date="2026-09-15T21:38:00Z">
        <w:r w:rsidR="00A620FB">
          <w:rPr>
            <w:sz w:val="24"/>
            <w:szCs w:val="24"/>
          </w:rPr>
          <w:t>=+§</w:t>
        </w:r>
      </w:ins>
    </w:p>
    <w:p w14:paraId="7877D070" w14:textId="27846076" w:rsidR="001758BB" w:rsidRDefault="001758BB" w:rsidP="000968EE">
      <w:pPr>
        <w:rPr>
          <w:ins w:id="160" w:author="EIH6NL114" w:date="2026-10-05T21:11:00Z"/>
          <w:sz w:val="24"/>
          <w:szCs w:val="24"/>
        </w:rPr>
      </w:pPr>
    </w:p>
    <w:p w14:paraId="1C754771" w14:textId="6B98823F" w:rsidR="001758BB" w:rsidRPr="005738B3" w:rsidRDefault="001758BB" w:rsidP="000968EE">
      <w:pPr>
        <w:rPr>
          <w:ins w:id="161" w:author="EIH6NL114" w:date="2026-10-05T21:12:00Z"/>
          <w:sz w:val="24"/>
          <w:szCs w:val="24"/>
          <w:u w:val="single"/>
          <w:rPrChange w:id="162" w:author="EIH6NL114" w:date="2026-10-05T21:16:00Z">
            <w:rPr>
              <w:ins w:id="163" w:author="EIH6NL114" w:date="2026-10-05T21:12:00Z"/>
              <w:sz w:val="24"/>
              <w:szCs w:val="24"/>
            </w:rPr>
          </w:rPrChange>
        </w:rPr>
      </w:pPr>
      <w:ins w:id="164" w:author="EIH6NL114" w:date="2026-10-05T21:11:00Z">
        <w:r w:rsidRPr="005738B3">
          <w:rPr>
            <w:sz w:val="24"/>
            <w:szCs w:val="24"/>
            <w:u w:val="single"/>
            <w:rPrChange w:id="165" w:author="EIH6NL114" w:date="2026-10-05T21:16:00Z">
              <w:rPr>
                <w:sz w:val="24"/>
                <w:szCs w:val="24"/>
              </w:rPr>
            </w:rPrChange>
          </w:rPr>
          <w:t>C</w:t>
        </w:r>
      </w:ins>
      <w:ins w:id="166" w:author="EIH6NL114" w:date="2026-10-05T21:12:00Z">
        <w:r w:rsidRPr="005738B3">
          <w:rPr>
            <w:sz w:val="24"/>
            <w:szCs w:val="24"/>
            <w:u w:val="single"/>
            <w:rPrChange w:id="167" w:author="EIH6NL114" w:date="2026-10-05T21:16:00Z">
              <w:rPr>
                <w:sz w:val="24"/>
                <w:szCs w:val="24"/>
              </w:rPr>
            </w:rPrChange>
          </w:rPr>
          <w:t xml:space="preserve">riptografando colunas senha das tabelas </w:t>
        </w:r>
      </w:ins>
      <w:ins w:id="168" w:author="EIH6NL114" w:date="2026-10-05T21:13:00Z">
        <w:r w:rsidRPr="005738B3">
          <w:rPr>
            <w:sz w:val="24"/>
            <w:szCs w:val="24"/>
            <w:u w:val="single"/>
            <w:rPrChange w:id="169" w:author="EIH6NL114" w:date="2026-10-05T21:16:00Z">
              <w:rPr>
                <w:sz w:val="24"/>
                <w:szCs w:val="24"/>
              </w:rPr>
            </w:rPrChange>
          </w:rPr>
          <w:t xml:space="preserve">clientes e hotéis </w:t>
        </w:r>
      </w:ins>
      <w:ins w:id="170" w:author="EIH6NL114" w:date="2026-10-05T21:12:00Z">
        <w:r w:rsidRPr="005738B3">
          <w:rPr>
            <w:sz w:val="24"/>
            <w:szCs w:val="24"/>
            <w:u w:val="single"/>
            <w:rPrChange w:id="171" w:author="EIH6NL114" w:date="2026-10-05T21:16:00Z">
              <w:rPr>
                <w:sz w:val="24"/>
                <w:szCs w:val="24"/>
              </w:rPr>
            </w:rPrChange>
          </w:rPr>
          <w:t xml:space="preserve">do banco de </w:t>
        </w:r>
        <w:proofErr w:type="spellStart"/>
        <w:r w:rsidRPr="005738B3">
          <w:rPr>
            <w:sz w:val="24"/>
            <w:szCs w:val="24"/>
            <w:u w:val="single"/>
            <w:rPrChange w:id="172" w:author="EIH6NL114" w:date="2026-10-05T21:16:00Z">
              <w:rPr>
                <w:sz w:val="24"/>
                <w:szCs w:val="24"/>
              </w:rPr>
            </w:rPrChange>
          </w:rPr>
          <w:t>bados</w:t>
        </w:r>
        <w:proofErr w:type="spellEnd"/>
        <w:r w:rsidRPr="005738B3">
          <w:rPr>
            <w:sz w:val="24"/>
            <w:szCs w:val="24"/>
            <w:u w:val="single"/>
            <w:rPrChange w:id="173" w:author="EIH6NL114" w:date="2026-10-05T21:16:00Z">
              <w:rPr>
                <w:sz w:val="24"/>
                <w:szCs w:val="24"/>
              </w:rPr>
            </w:rPrChange>
          </w:rPr>
          <w:t>:</w:t>
        </w:r>
      </w:ins>
    </w:p>
    <w:p w14:paraId="05F1AE35" w14:textId="41750007" w:rsidR="001758BB" w:rsidRPr="005738B3" w:rsidRDefault="001758BB" w:rsidP="000968EE">
      <w:pPr>
        <w:rPr>
          <w:ins w:id="174" w:author="EIH6NL114" w:date="2026-10-05T21:13:00Z"/>
          <w:sz w:val="24"/>
          <w:szCs w:val="24"/>
          <w:u w:val="single"/>
          <w:rPrChange w:id="175" w:author="EIH6NL114" w:date="2026-10-05T21:16:00Z">
            <w:rPr>
              <w:ins w:id="176" w:author="EIH6NL114" w:date="2026-10-05T21:13:00Z"/>
              <w:sz w:val="24"/>
              <w:szCs w:val="24"/>
            </w:rPr>
          </w:rPrChange>
        </w:rPr>
      </w:pPr>
      <w:ins w:id="177" w:author="EIH6NL114" w:date="2026-10-05T21:13:00Z">
        <w:r w:rsidRPr="005738B3">
          <w:rPr>
            <w:sz w:val="24"/>
            <w:szCs w:val="24"/>
            <w:u w:val="single"/>
            <w:rPrChange w:id="178" w:author="EIH6NL114" w:date="2026-10-05T21:16:00Z">
              <w:rPr>
                <w:sz w:val="24"/>
                <w:szCs w:val="24"/>
              </w:rPr>
            </w:rPrChange>
          </w:rPr>
          <w:t xml:space="preserve">ALTER TABLE clientes MODIFY COLUMN senha </w:t>
        </w:r>
      </w:ins>
      <w:ins w:id="179" w:author="EIH6NL114" w:date="2026-10-05T21:14:00Z">
        <w:r w:rsidR="007C32AF" w:rsidRPr="005738B3">
          <w:rPr>
            <w:sz w:val="24"/>
            <w:szCs w:val="24"/>
            <w:u w:val="single"/>
            <w:rPrChange w:id="180" w:author="EIH6NL114" w:date="2026-10-05T21:16:00Z">
              <w:rPr>
                <w:sz w:val="24"/>
                <w:szCs w:val="24"/>
              </w:rPr>
            </w:rPrChange>
          </w:rPr>
          <w:t>VARCHAR</w:t>
        </w:r>
        <w:r w:rsidR="007C32AF" w:rsidRPr="005738B3">
          <w:rPr>
            <w:sz w:val="24"/>
            <w:szCs w:val="24"/>
            <w:u w:val="single"/>
            <w:rPrChange w:id="181" w:author="EIH6NL114" w:date="2026-10-05T21:16:00Z">
              <w:rPr>
                <w:sz w:val="24"/>
                <w:szCs w:val="24"/>
              </w:rPr>
            </w:rPrChange>
          </w:rPr>
          <w:t xml:space="preserve"> </w:t>
        </w:r>
      </w:ins>
      <w:ins w:id="182" w:author="EIH6NL114" w:date="2026-10-05T21:13:00Z">
        <w:r w:rsidRPr="005738B3">
          <w:rPr>
            <w:sz w:val="24"/>
            <w:szCs w:val="24"/>
            <w:u w:val="single"/>
            <w:rPrChange w:id="183" w:author="EIH6NL114" w:date="2026-10-05T21:16:00Z">
              <w:rPr>
                <w:sz w:val="24"/>
                <w:szCs w:val="24"/>
              </w:rPr>
            </w:rPrChange>
          </w:rPr>
          <w:t>(255) NOT NULL;</w:t>
        </w:r>
      </w:ins>
    </w:p>
    <w:p w14:paraId="5114B830" w14:textId="713C040F" w:rsidR="001758BB" w:rsidRPr="005738B3" w:rsidRDefault="001758BB" w:rsidP="000968EE">
      <w:pPr>
        <w:rPr>
          <w:ins w:id="184" w:author="EIH6NL114" w:date="2026-10-05T21:14:00Z"/>
          <w:sz w:val="24"/>
          <w:szCs w:val="24"/>
          <w:u w:val="single"/>
          <w:rPrChange w:id="185" w:author="EIH6NL114" w:date="2026-10-05T21:16:00Z">
            <w:rPr>
              <w:ins w:id="186" w:author="EIH6NL114" w:date="2026-10-05T21:14:00Z"/>
              <w:sz w:val="24"/>
              <w:szCs w:val="24"/>
            </w:rPr>
          </w:rPrChange>
        </w:rPr>
      </w:pPr>
      <w:ins w:id="187" w:author="EIH6NL114" w:date="2026-10-05T21:13:00Z">
        <w:r w:rsidRPr="005738B3">
          <w:rPr>
            <w:sz w:val="24"/>
            <w:szCs w:val="24"/>
            <w:u w:val="single"/>
            <w:rPrChange w:id="188" w:author="EIH6NL114" w:date="2026-10-05T21:16:00Z">
              <w:rPr>
                <w:sz w:val="24"/>
                <w:szCs w:val="24"/>
              </w:rPr>
            </w:rPrChange>
          </w:rPr>
          <w:t xml:space="preserve">ALTER TABLE </w:t>
        </w:r>
        <w:proofErr w:type="spellStart"/>
        <w:r w:rsidRPr="005738B3">
          <w:rPr>
            <w:sz w:val="24"/>
            <w:szCs w:val="24"/>
            <w:u w:val="single"/>
            <w:rPrChange w:id="189" w:author="EIH6NL114" w:date="2026-10-05T21:16:00Z">
              <w:rPr>
                <w:sz w:val="24"/>
                <w:szCs w:val="24"/>
              </w:rPr>
            </w:rPrChange>
          </w:rPr>
          <w:t>hoteis</w:t>
        </w:r>
        <w:proofErr w:type="spellEnd"/>
        <w:r w:rsidRPr="005738B3">
          <w:rPr>
            <w:sz w:val="24"/>
            <w:szCs w:val="24"/>
            <w:u w:val="single"/>
            <w:rPrChange w:id="190" w:author="EIH6NL114" w:date="2026-10-05T21:16:00Z">
              <w:rPr>
                <w:sz w:val="24"/>
                <w:szCs w:val="24"/>
              </w:rPr>
            </w:rPrChange>
          </w:rPr>
          <w:t xml:space="preserve"> MODIFY COLUMN senha </w:t>
        </w:r>
      </w:ins>
      <w:ins w:id="191" w:author="EIH6NL114" w:date="2026-10-05T21:14:00Z">
        <w:r w:rsidR="007C32AF" w:rsidRPr="005738B3">
          <w:rPr>
            <w:sz w:val="24"/>
            <w:szCs w:val="24"/>
            <w:u w:val="single"/>
            <w:rPrChange w:id="192" w:author="EIH6NL114" w:date="2026-10-05T21:16:00Z">
              <w:rPr>
                <w:sz w:val="24"/>
                <w:szCs w:val="24"/>
              </w:rPr>
            </w:rPrChange>
          </w:rPr>
          <w:t>VARCHAR</w:t>
        </w:r>
        <w:r w:rsidR="007C32AF" w:rsidRPr="005738B3">
          <w:rPr>
            <w:sz w:val="24"/>
            <w:szCs w:val="24"/>
            <w:u w:val="single"/>
            <w:rPrChange w:id="193" w:author="EIH6NL114" w:date="2026-10-05T21:16:00Z">
              <w:rPr>
                <w:sz w:val="24"/>
                <w:szCs w:val="24"/>
              </w:rPr>
            </w:rPrChange>
          </w:rPr>
          <w:t xml:space="preserve"> </w:t>
        </w:r>
      </w:ins>
      <w:ins w:id="194" w:author="EIH6NL114" w:date="2026-10-05T21:13:00Z">
        <w:r w:rsidRPr="005738B3">
          <w:rPr>
            <w:sz w:val="24"/>
            <w:szCs w:val="24"/>
            <w:u w:val="single"/>
            <w:rPrChange w:id="195" w:author="EIH6NL114" w:date="2026-10-05T21:16:00Z">
              <w:rPr>
                <w:sz w:val="24"/>
                <w:szCs w:val="24"/>
              </w:rPr>
            </w:rPrChange>
          </w:rPr>
          <w:t>(255) NOT NULL;</w:t>
        </w:r>
      </w:ins>
    </w:p>
    <w:p w14:paraId="552BC054" w14:textId="73AC07A2" w:rsidR="001758BB" w:rsidRDefault="007C32AF" w:rsidP="000968EE">
      <w:pPr>
        <w:rPr>
          <w:ins w:id="196" w:author="EIH6NL114" w:date="2026-10-05T21:16:00Z"/>
          <w:sz w:val="24"/>
          <w:szCs w:val="24"/>
          <w:u w:val="single"/>
        </w:rPr>
      </w:pPr>
      <w:ins w:id="197" w:author="EIH6NL114" w:date="2026-10-05T21:14:00Z">
        <w:r w:rsidRPr="005738B3">
          <w:rPr>
            <w:sz w:val="24"/>
            <w:szCs w:val="24"/>
            <w:u w:val="single"/>
            <w:rPrChange w:id="198" w:author="EIH6NL114" w:date="2026-10-05T21:16:00Z">
              <w:rPr>
                <w:sz w:val="24"/>
                <w:szCs w:val="24"/>
              </w:rPr>
            </w:rPrChange>
          </w:rPr>
          <w:t>Primeiro aumentamos o VARCHAR para o maior va</w:t>
        </w:r>
      </w:ins>
      <w:ins w:id="199" w:author="EIH6NL114" w:date="2026-10-05T21:15:00Z">
        <w:r w:rsidRPr="005738B3">
          <w:rPr>
            <w:sz w:val="24"/>
            <w:szCs w:val="24"/>
            <w:u w:val="single"/>
            <w:rPrChange w:id="200" w:author="EIH6NL114" w:date="2026-10-05T21:16:00Z">
              <w:rPr>
                <w:sz w:val="24"/>
                <w:szCs w:val="24"/>
              </w:rPr>
            </w:rPrChange>
          </w:rPr>
          <w:t xml:space="preserve">lor possível, </w:t>
        </w:r>
        <w:proofErr w:type="spellStart"/>
        <w:r w:rsidRPr="005738B3">
          <w:rPr>
            <w:sz w:val="24"/>
            <w:szCs w:val="24"/>
            <w:u w:val="single"/>
            <w:rPrChange w:id="201" w:author="EIH6NL114" w:date="2026-10-05T21:16:00Z">
              <w:rPr>
                <w:sz w:val="24"/>
                <w:szCs w:val="24"/>
              </w:rPr>
            </w:rPrChange>
          </w:rPr>
          <w:t>pq</w:t>
        </w:r>
        <w:proofErr w:type="spellEnd"/>
        <w:r w:rsidRPr="005738B3">
          <w:rPr>
            <w:sz w:val="24"/>
            <w:szCs w:val="24"/>
            <w:u w:val="single"/>
            <w:rPrChange w:id="202" w:author="EIH6NL114" w:date="2026-10-05T21:16:00Z">
              <w:rPr>
                <w:sz w:val="24"/>
                <w:szCs w:val="24"/>
              </w:rPr>
            </w:rPrChange>
          </w:rPr>
          <w:t xml:space="preserve"> vamos pr</w:t>
        </w:r>
      </w:ins>
      <w:ins w:id="203" w:author="EIH6NL114" w:date="2026-10-05T21:16:00Z">
        <w:r w:rsidR="005738B3" w:rsidRPr="005738B3">
          <w:rPr>
            <w:sz w:val="24"/>
            <w:szCs w:val="24"/>
            <w:u w:val="single"/>
            <w:rPrChange w:id="204" w:author="EIH6NL114" w:date="2026-10-05T21:16:00Z">
              <w:rPr>
                <w:sz w:val="24"/>
                <w:szCs w:val="24"/>
              </w:rPr>
            </w:rPrChange>
          </w:rPr>
          <w:t>e</w:t>
        </w:r>
      </w:ins>
      <w:ins w:id="205" w:author="EIH6NL114" w:date="2026-10-05T21:15:00Z">
        <w:r w:rsidRPr="005738B3">
          <w:rPr>
            <w:sz w:val="24"/>
            <w:szCs w:val="24"/>
            <w:u w:val="single"/>
            <w:rPrChange w:id="206" w:author="EIH6NL114" w:date="2026-10-05T21:16:00Z">
              <w:rPr>
                <w:sz w:val="24"/>
                <w:szCs w:val="24"/>
              </w:rPr>
            </w:rPrChange>
          </w:rPr>
          <w:t>c</w:t>
        </w:r>
      </w:ins>
      <w:ins w:id="207" w:author="EIH6NL114" w:date="2026-10-05T21:16:00Z">
        <w:r w:rsidR="005738B3" w:rsidRPr="005738B3">
          <w:rPr>
            <w:sz w:val="24"/>
            <w:szCs w:val="24"/>
            <w:u w:val="single"/>
            <w:rPrChange w:id="208" w:author="EIH6NL114" w:date="2026-10-05T21:16:00Z">
              <w:rPr>
                <w:sz w:val="24"/>
                <w:szCs w:val="24"/>
              </w:rPr>
            </w:rPrChange>
          </w:rPr>
          <w:t>i</w:t>
        </w:r>
      </w:ins>
      <w:ins w:id="209" w:author="EIH6NL114" w:date="2026-10-05T21:15:00Z">
        <w:r w:rsidRPr="005738B3">
          <w:rPr>
            <w:sz w:val="24"/>
            <w:szCs w:val="24"/>
            <w:u w:val="single"/>
            <w:rPrChange w:id="210" w:author="EIH6NL114" w:date="2026-10-05T21:16:00Z">
              <w:rPr>
                <w:sz w:val="24"/>
                <w:szCs w:val="24"/>
              </w:rPr>
            </w:rPrChange>
          </w:rPr>
          <w:t xml:space="preserve">sar </w:t>
        </w:r>
      </w:ins>
      <w:ins w:id="211" w:author="EIH6NL114" w:date="2026-10-05T21:16:00Z">
        <w:r w:rsidR="005738B3" w:rsidRPr="005738B3">
          <w:rPr>
            <w:sz w:val="24"/>
            <w:szCs w:val="24"/>
            <w:u w:val="single"/>
            <w:rPrChange w:id="212" w:author="EIH6NL114" w:date="2026-10-05T21:16:00Z">
              <w:rPr>
                <w:sz w:val="24"/>
                <w:szCs w:val="24"/>
              </w:rPr>
            </w:rPrChange>
          </w:rPr>
          <w:t xml:space="preserve">para a criptografia dos </w:t>
        </w:r>
        <w:r w:rsidR="005738B3">
          <w:rPr>
            <w:sz w:val="24"/>
            <w:szCs w:val="24"/>
            <w:u w:val="single"/>
          </w:rPr>
          <w:t>campos SENHA.</w:t>
        </w:r>
      </w:ins>
    </w:p>
    <w:p w14:paraId="29ADBE20" w14:textId="0963973D" w:rsidR="005738B3" w:rsidRDefault="005738B3" w:rsidP="000968EE">
      <w:pPr>
        <w:rPr>
          <w:ins w:id="213" w:author="EIH6NL114" w:date="2026-10-05T21:16:00Z"/>
          <w:sz w:val="24"/>
          <w:szCs w:val="24"/>
          <w:u w:val="single"/>
        </w:rPr>
      </w:pPr>
    </w:p>
    <w:p w14:paraId="4CADA8D2" w14:textId="77777777" w:rsidR="005738B3" w:rsidRPr="005738B3" w:rsidRDefault="005738B3" w:rsidP="005738B3">
      <w:pPr>
        <w:rPr>
          <w:sz w:val="24"/>
          <w:szCs w:val="24"/>
          <w:u w:val="single"/>
          <w:rPrChange w:id="214" w:author="EIH6NL114" w:date="2026-10-05T21:16:00Z">
            <w:rPr/>
          </w:rPrChange>
        </w:rPr>
      </w:pPr>
    </w:p>
    <w:sectPr w:rsidR="005738B3" w:rsidRPr="005738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IH6NL114">
    <w15:presenceInfo w15:providerId="AD" w15:userId="S::eih6nl114@edusesimg.com.br::270e7210-48b5-40bc-9b23-c426370211dc"/>
  </w15:person>
  <w15:person w15:author="EIH6NL101">
    <w15:presenceInfo w15:providerId="AD" w15:userId="S::eih6nl101@edusesimg.com.br::07e2d6c2-d973-4dd3-aa5c-6d38d25516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23"/>
    <w:rsid w:val="000968EE"/>
    <w:rsid w:val="000B1E93"/>
    <w:rsid w:val="000B7C1D"/>
    <w:rsid w:val="000D7CB8"/>
    <w:rsid w:val="000E7533"/>
    <w:rsid w:val="00131199"/>
    <w:rsid w:val="001564AC"/>
    <w:rsid w:val="001758BB"/>
    <w:rsid w:val="001B38FE"/>
    <w:rsid w:val="00204AD2"/>
    <w:rsid w:val="00206623"/>
    <w:rsid w:val="00252235"/>
    <w:rsid w:val="002750FF"/>
    <w:rsid w:val="002B524F"/>
    <w:rsid w:val="002C049A"/>
    <w:rsid w:val="003159C5"/>
    <w:rsid w:val="00333D5B"/>
    <w:rsid w:val="0034560D"/>
    <w:rsid w:val="00360C16"/>
    <w:rsid w:val="00364FAA"/>
    <w:rsid w:val="003E67E3"/>
    <w:rsid w:val="003F3747"/>
    <w:rsid w:val="00444205"/>
    <w:rsid w:val="004730DA"/>
    <w:rsid w:val="004E2477"/>
    <w:rsid w:val="004E5F2D"/>
    <w:rsid w:val="00527B4A"/>
    <w:rsid w:val="005738B3"/>
    <w:rsid w:val="005A3FAC"/>
    <w:rsid w:val="005A6AEB"/>
    <w:rsid w:val="005E5C45"/>
    <w:rsid w:val="00611CDF"/>
    <w:rsid w:val="0065436C"/>
    <w:rsid w:val="00655134"/>
    <w:rsid w:val="00692FBD"/>
    <w:rsid w:val="006A5E7D"/>
    <w:rsid w:val="006D28B7"/>
    <w:rsid w:val="00763940"/>
    <w:rsid w:val="00776BB9"/>
    <w:rsid w:val="007C32AF"/>
    <w:rsid w:val="007C665D"/>
    <w:rsid w:val="00805406"/>
    <w:rsid w:val="008211C8"/>
    <w:rsid w:val="00845913"/>
    <w:rsid w:val="00874151"/>
    <w:rsid w:val="008949BC"/>
    <w:rsid w:val="0090394B"/>
    <w:rsid w:val="00992A0C"/>
    <w:rsid w:val="009B6CC2"/>
    <w:rsid w:val="009F6A42"/>
    <w:rsid w:val="00A02750"/>
    <w:rsid w:val="00A36E47"/>
    <w:rsid w:val="00A53252"/>
    <w:rsid w:val="00A57841"/>
    <w:rsid w:val="00A620FB"/>
    <w:rsid w:val="00A64010"/>
    <w:rsid w:val="00A72333"/>
    <w:rsid w:val="00A74953"/>
    <w:rsid w:val="00A75EB8"/>
    <w:rsid w:val="00B02561"/>
    <w:rsid w:val="00B22D77"/>
    <w:rsid w:val="00B82C3C"/>
    <w:rsid w:val="00BB28C4"/>
    <w:rsid w:val="00BE1A23"/>
    <w:rsid w:val="00C133E0"/>
    <w:rsid w:val="00C376F1"/>
    <w:rsid w:val="00C63931"/>
    <w:rsid w:val="00C65F41"/>
    <w:rsid w:val="00C85516"/>
    <w:rsid w:val="00C90729"/>
    <w:rsid w:val="00C91EA5"/>
    <w:rsid w:val="00C94018"/>
    <w:rsid w:val="00CD306F"/>
    <w:rsid w:val="00CD5CF4"/>
    <w:rsid w:val="00CD7332"/>
    <w:rsid w:val="00D3447C"/>
    <w:rsid w:val="00DE103A"/>
    <w:rsid w:val="00E14AAD"/>
    <w:rsid w:val="00E5175D"/>
    <w:rsid w:val="00E524EC"/>
    <w:rsid w:val="00E52E15"/>
    <w:rsid w:val="00EA5288"/>
    <w:rsid w:val="00EB61E5"/>
    <w:rsid w:val="00F26B29"/>
    <w:rsid w:val="00F64C86"/>
    <w:rsid w:val="00F725BF"/>
    <w:rsid w:val="00F850CB"/>
    <w:rsid w:val="00FB64C7"/>
    <w:rsid w:val="00FD18C7"/>
    <w:rsid w:val="00FD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A92A7"/>
  <w15:chartTrackingRefBased/>
  <w15:docId w15:val="{77532B50-9A08-4BF6-B86B-475956CD7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C376F1"/>
    <w:rPr>
      <w:b/>
      <w:bCs/>
    </w:rPr>
  </w:style>
  <w:style w:type="character" w:styleId="nfase">
    <w:name w:val="Emphasis"/>
    <w:basedOn w:val="Fontepargpadro"/>
    <w:uiPriority w:val="20"/>
    <w:qFormat/>
    <w:rsid w:val="00C376F1"/>
    <w:rPr>
      <w:i/>
      <w:iCs/>
    </w:rPr>
  </w:style>
  <w:style w:type="character" w:styleId="Hyperlink">
    <w:name w:val="Hyperlink"/>
    <w:basedOn w:val="Fontepargpadro"/>
    <w:uiPriority w:val="99"/>
    <w:unhideWhenUsed/>
    <w:rsid w:val="00C376F1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26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0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1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0000324467-del/hotel.gi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0000324467-del/hotel.git" TargetMode="Externa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0000324467@senaimgaluno.com.b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t.stackoverflow.com/questions/356021/diferen%C3%A7a-e-utiliza%C3%A7%C3%A3o-entre-primary-key-e-foreign-key" TargetMode="External"/><Relationship Id="rId10" Type="http://schemas.openxmlformats.org/officeDocument/2006/relationships/hyperlink" Target="file:///\\O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0000324467@senaimgaluno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8AEEA-1B7D-46A7-83B5-82848A6C8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25</Pages>
  <Words>4765</Words>
  <Characters>25734</Characters>
  <Application>Microsoft Office Word</Application>
  <DocSecurity>0</DocSecurity>
  <Lines>214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EIH6NL211</dc:creator>
  <cp:keywords/>
  <dc:description/>
  <cp:lastModifiedBy>EIH6NL114</cp:lastModifiedBy>
  <cp:revision>2</cp:revision>
  <dcterms:created xsi:type="dcterms:W3CDTF">2026-10-06T01:05:00Z</dcterms:created>
  <dcterms:modified xsi:type="dcterms:W3CDTF">2026-10-06T01:05:00Z</dcterms:modified>
</cp:coreProperties>
</file>